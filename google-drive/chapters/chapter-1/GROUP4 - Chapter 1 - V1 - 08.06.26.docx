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0"/>
        <w:jc w:val="center"/>
        <w:rPr>
          <w:rFonts w:ascii="Arial" w:cs="Arial" w:eastAsia="Arial" w:hAnsi="Arial"/>
          <w:b w:val="1"/>
          <w:bCs w:val="1"/>
        </w:rPr>
      </w:pPr>
      <w:bookmarkStart w:colFirst="0" w:colLast="0" w:name="_heading=h.cvptuzmewghx" w:id="0"/>
      <w:bookmarkEnd w:id="0"/>
      <w:r w:rsidDel="00000000" w:rsidR="00000000" w:rsidRPr="00000000">
        <w:rPr>
          <w:rFonts w:ascii="Arial" w:cs="Arial" w:eastAsia="Arial" w:hAnsi="Arial"/>
          <w:b w:val="1"/>
          <w:bCs w:val="1"/>
          <w:rtl w:val="0"/>
        </w:rPr>
        <w:t xml:space="preserve">UNIVERSITY OF MAKATI</w:t>
      </w:r>
    </w:p>
    <w:p w:rsidR="00000000" w:rsidDel="00000000" w:rsidP="00000000" w:rsidRDefault="00000000" w:rsidRPr="00000000" w14:paraId="00000002">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3">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4">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line="480" w:lineRule="auto"/>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DEVELOPMENT OF ODIN: A PERSONAL FINANCE MANAGEMENT </w:t>
      </w:r>
    </w:p>
    <w:p w:rsidR="00000000" w:rsidDel="00000000" w:rsidP="00000000" w:rsidRDefault="00000000" w:rsidRPr="00000000" w14:paraId="00000006">
      <w:pPr>
        <w:spacing w:line="480" w:lineRule="auto"/>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APPLICATION FOR FILIPINO WORKING YOUNG ADULTS USING</w:t>
      </w:r>
    </w:p>
    <w:p w:rsidR="00000000" w:rsidDel="00000000" w:rsidP="00000000" w:rsidRDefault="00000000" w:rsidRPr="00000000" w14:paraId="00000007">
      <w:pPr>
        <w:spacing w:line="480" w:lineRule="auto"/>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RANDOM FOREST, LSTM, AND ISOLATION FOREST</w:t>
      </w:r>
    </w:p>
    <w:sdt>
      <w:sdtPr>
        <w:id w:val="-1903415770"/>
        <w:tag w:val="goog_rdk_3"/>
      </w:sdtPr>
      <w:sdtContent>
        <w:p w:rsidR="00000000" w:rsidDel="00000000" w:rsidP="00000000" w:rsidRDefault="00000000" w:rsidRPr="00000000" w14:paraId="00000008">
          <w:pPr>
            <w:spacing w:line="480" w:lineRule="auto"/>
            <w:ind w:right="30"/>
            <w:jc w:val="left"/>
            <w:rPr>
              <w:rFonts w:ascii="Arial" w:cs="Arial" w:eastAsia="Arial" w:hAnsi="Arial"/>
              <w:b w:val="1"/>
              <w:bCs w:val="1"/>
            </w:rPr>
            <w:pPrChange w:author="ERA MARIE GANNABAN" w:id="0" w:date="2026-08-15T01:39:30Z">
              <w:pPr>
                <w:spacing w:line="480" w:lineRule="auto"/>
                <w:ind w:right="30"/>
                <w:jc w:val="center"/>
              </w:pPr>
            </w:pPrChange>
          </w:pPr>
          <w:sdt>
            <w:sdtPr>
              <w:id w:val="102907775"/>
              <w:tag w:val="goog_rdk_1"/>
            </w:sdtPr>
            <w:sdtContent>
              <w:ins w:author="ERA MARIE GANNABAN" w:id="0" w:date="2026-08-15T01:39:33Z"/>
              <w:sdt>
                <w:sdtPr>
                  <w:id w:val="-1846613824"/>
                  <w:tag w:val="goog_rdk_2"/>
                </w:sdtPr>
                <w:sdtContent>
                  <w:commentRangeStart w:id="0"/>
                </w:sdtContent>
              </w:sdt>
              <w:ins w:author="ERA MARIE GANNABAN" w:id="0" w:date="2026-08-15T01:39:33Z">
                <w:r w:rsidDel="00000000" w:rsidR="00000000" w:rsidRPr="00000000">
                  <w:rPr>
                    <w:rFonts w:ascii="Arial" w:cs="Arial" w:eastAsia="Arial" w:hAnsi="Arial"/>
                    <w:b w:val="1"/>
                    <w:bCs w:val="1"/>
                    <w:rtl w:val="0"/>
                  </w:rPr>
                  <w:t xml:space="preserve">Development of Odin: Finance Management Application utilizing random forest, lstm and isolation forest for &lt;forecasting&gt;</w:t>
                </w:r>
              </w:ins>
            </w:sdtContent>
          </w:sdt>
          <w:commentRangeEnd w:id="0"/>
          <w:r w:rsidDel="00000000" w:rsidR="00000000" w:rsidRPr="00000000">
            <w:commentReference w:id="0"/>
          </w:r>
          <w:r w:rsidDel="00000000" w:rsidR="00000000" w:rsidRPr="00000000">
            <w:rPr>
              <w:rtl w:val="0"/>
            </w:rPr>
          </w:r>
        </w:p>
      </w:sdtContent>
    </w:sdt>
    <w:p w:rsidR="00000000" w:rsidDel="00000000" w:rsidP="00000000" w:rsidRDefault="00000000" w:rsidRPr="00000000" w14:paraId="00000009">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A">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B">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C">
      <w:pPr>
        <w:ind w:right="30"/>
        <w:jc w:val="center"/>
        <w:rPr>
          <w:rFonts w:ascii="Arial" w:cs="Arial" w:eastAsia="Arial" w:hAnsi="Arial"/>
        </w:rPr>
      </w:pPr>
      <w:r w:rsidDel="00000000" w:rsidR="00000000" w:rsidRPr="00000000">
        <w:rPr>
          <w:rFonts w:ascii="Arial" w:cs="Arial" w:eastAsia="Arial" w:hAnsi="Arial"/>
          <w:rtl w:val="0"/>
        </w:rPr>
        <w:t xml:space="preserve">A thesis submitted to the faculty of College of Computing</w:t>
      </w:r>
    </w:p>
    <w:p w:rsidR="00000000" w:rsidDel="00000000" w:rsidP="00000000" w:rsidRDefault="00000000" w:rsidRPr="00000000" w14:paraId="0000000D">
      <w:pPr>
        <w:ind w:right="30"/>
        <w:jc w:val="center"/>
        <w:rPr>
          <w:rFonts w:ascii="Arial" w:cs="Arial" w:eastAsia="Arial" w:hAnsi="Arial"/>
        </w:rPr>
      </w:pPr>
      <w:r w:rsidDel="00000000" w:rsidR="00000000" w:rsidRPr="00000000">
        <w:rPr>
          <w:rFonts w:ascii="Arial" w:cs="Arial" w:eastAsia="Arial" w:hAnsi="Arial"/>
          <w:rtl w:val="0"/>
        </w:rPr>
        <w:t xml:space="preserve">and Information Sciences in candidacy for the Degree of</w:t>
      </w:r>
    </w:p>
    <w:p w:rsidR="00000000" w:rsidDel="00000000" w:rsidP="00000000" w:rsidRDefault="00000000" w:rsidRPr="00000000" w14:paraId="0000000E">
      <w:pPr>
        <w:ind w:right="30"/>
        <w:jc w:val="center"/>
        <w:rPr>
          <w:rFonts w:ascii="Arial" w:cs="Arial" w:eastAsia="Arial" w:hAnsi="Arial"/>
        </w:rPr>
      </w:pPr>
      <w:r w:rsidDel="00000000" w:rsidR="00000000" w:rsidRPr="00000000">
        <w:rPr>
          <w:rFonts w:ascii="Arial" w:cs="Arial" w:eastAsia="Arial" w:hAnsi="Arial"/>
          <w:rtl w:val="0"/>
        </w:rPr>
        <w:t xml:space="preserve">Bachelor of Science in Computer Science</w:t>
      </w:r>
    </w:p>
    <w:p w:rsidR="00000000" w:rsidDel="00000000" w:rsidP="00000000" w:rsidRDefault="00000000" w:rsidRPr="00000000" w14:paraId="0000000F">
      <w:pPr>
        <w:ind w:right="30"/>
        <w:jc w:val="center"/>
        <w:rPr>
          <w:rFonts w:ascii="Arial" w:cs="Arial" w:eastAsia="Arial" w:hAnsi="Arial"/>
        </w:rPr>
      </w:pPr>
      <w:r w:rsidDel="00000000" w:rsidR="00000000" w:rsidRPr="00000000">
        <w:rPr>
          <w:rFonts w:ascii="Arial" w:cs="Arial" w:eastAsia="Arial" w:hAnsi="Arial"/>
          <w:rtl w:val="0"/>
        </w:rPr>
        <w:t xml:space="preserve">(Application Development Elective Track)</w:t>
      </w:r>
    </w:p>
    <w:p w:rsidR="00000000" w:rsidDel="00000000" w:rsidP="00000000" w:rsidRDefault="00000000" w:rsidRPr="00000000" w14:paraId="00000010">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1">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2">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3">
      <w:pPr>
        <w:ind w:right="30"/>
        <w:jc w:val="center"/>
        <w:rPr>
          <w:rFonts w:ascii="Arial" w:cs="Arial" w:eastAsia="Arial" w:hAnsi="Arial"/>
        </w:rPr>
      </w:pPr>
      <w:r w:rsidDel="00000000" w:rsidR="00000000" w:rsidRPr="00000000">
        <w:rPr>
          <w:rFonts w:ascii="Arial" w:cs="Arial" w:eastAsia="Arial" w:hAnsi="Arial"/>
          <w:rtl w:val="0"/>
        </w:rPr>
        <w:t xml:space="preserve">DEPARTMENT OF COMPUTER SCIENCE</w:t>
      </w:r>
    </w:p>
    <w:p w:rsidR="00000000" w:rsidDel="00000000" w:rsidP="00000000" w:rsidRDefault="00000000" w:rsidRPr="00000000" w14:paraId="00000014">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5">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6">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7">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8">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9">
      <w:pPr>
        <w:ind w:right="30"/>
        <w:jc w:val="center"/>
        <w:rPr>
          <w:rFonts w:ascii="Arial" w:cs="Arial" w:eastAsia="Arial" w:hAnsi="Arial"/>
        </w:rPr>
      </w:pPr>
      <w:r w:rsidDel="00000000" w:rsidR="00000000" w:rsidRPr="00000000">
        <w:rPr>
          <w:rFonts w:ascii="Arial" w:cs="Arial" w:eastAsia="Arial" w:hAnsi="Arial"/>
          <w:rtl w:val="0"/>
        </w:rPr>
        <w:t xml:space="preserve">BY</w:t>
      </w:r>
    </w:p>
    <w:p w:rsidR="00000000" w:rsidDel="00000000" w:rsidP="00000000" w:rsidRDefault="00000000" w:rsidRPr="00000000" w14:paraId="0000001A">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B">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C">
      <w:pPr>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STEFANIE S. GABION</w:t>
      </w:r>
    </w:p>
    <w:p w:rsidR="00000000" w:rsidDel="00000000" w:rsidP="00000000" w:rsidRDefault="00000000" w:rsidRPr="00000000" w14:paraId="0000001D">
      <w:pPr>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JOAQUIN LUIS T. GUEVARRA</w:t>
      </w:r>
    </w:p>
    <w:p w:rsidR="00000000" w:rsidDel="00000000" w:rsidP="00000000" w:rsidRDefault="00000000" w:rsidRPr="00000000" w14:paraId="0000001E">
      <w:pPr>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ALEXA JOANNE PAULA G. SAN JOSE</w:t>
      </w:r>
    </w:p>
    <w:p w:rsidR="00000000" w:rsidDel="00000000" w:rsidP="00000000" w:rsidRDefault="00000000" w:rsidRPr="00000000" w14:paraId="0000001F">
      <w:pPr>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CHARLES NATHANIEL B. TOGLE</w:t>
      </w:r>
    </w:p>
    <w:p w:rsidR="00000000" w:rsidDel="00000000" w:rsidP="00000000" w:rsidRDefault="00000000" w:rsidRPr="00000000" w14:paraId="00000020">
      <w:pPr>
        <w:ind w:right="3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ind w:right="3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ind w:right="3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ind w:right="3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ind w:right="3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ind w:right="30"/>
        <w:jc w:val="center"/>
        <w:rPr>
          <w:rFonts w:ascii="Arial" w:cs="Arial" w:eastAsia="Arial" w:hAnsi="Arial"/>
        </w:rPr>
      </w:pPr>
      <w:r w:rsidDel="00000000" w:rsidR="00000000" w:rsidRPr="00000000">
        <w:rPr>
          <w:rFonts w:ascii="Arial" w:cs="Arial" w:eastAsia="Arial" w:hAnsi="Arial"/>
          <w:rtl w:val="0"/>
        </w:rPr>
        <w:t xml:space="preserve">In Partial Fulfillment</w:t>
      </w:r>
    </w:p>
    <w:p w:rsidR="00000000" w:rsidDel="00000000" w:rsidP="00000000" w:rsidRDefault="00000000" w:rsidRPr="00000000" w14:paraId="00000026">
      <w:pPr>
        <w:ind w:right="30"/>
        <w:jc w:val="center"/>
        <w:rPr>
          <w:rFonts w:ascii="Arial" w:cs="Arial" w:eastAsia="Arial" w:hAnsi="Arial"/>
        </w:rPr>
      </w:pPr>
      <w:r w:rsidDel="00000000" w:rsidR="00000000" w:rsidRPr="00000000">
        <w:rPr>
          <w:rFonts w:ascii="Arial" w:cs="Arial" w:eastAsia="Arial" w:hAnsi="Arial"/>
          <w:rtl w:val="0"/>
        </w:rPr>
        <w:t xml:space="preserve">of the Requirements for the Degree</w:t>
      </w:r>
    </w:p>
    <w:p w:rsidR="00000000" w:rsidDel="00000000" w:rsidP="00000000" w:rsidRDefault="00000000" w:rsidRPr="00000000" w14:paraId="00000027">
      <w:pPr>
        <w:ind w:right="30"/>
        <w:jc w:val="center"/>
        <w:rPr>
          <w:rFonts w:ascii="Arial" w:cs="Arial" w:eastAsia="Arial" w:hAnsi="Arial"/>
        </w:rPr>
      </w:pPr>
      <w:r w:rsidDel="00000000" w:rsidR="00000000" w:rsidRPr="00000000">
        <w:rPr>
          <w:rFonts w:ascii="Arial" w:cs="Arial" w:eastAsia="Arial" w:hAnsi="Arial"/>
          <w:rtl w:val="0"/>
        </w:rPr>
        <w:t xml:space="preserve">BACHELOR OF SCIENCE IN COMPUTER SCIENCE</w:t>
      </w:r>
    </w:p>
    <w:p w:rsidR="00000000" w:rsidDel="00000000" w:rsidP="00000000" w:rsidRDefault="00000000" w:rsidRPr="00000000" w14:paraId="00000028">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29">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2A">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2B">
      <w:pPr>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2C">
      <w:pPr>
        <w:ind w:right="30"/>
        <w:jc w:val="center"/>
        <w:rPr>
          <w:rFonts w:ascii="Arial" w:cs="Arial" w:eastAsia="Arial" w:hAnsi="Arial"/>
        </w:rPr>
        <w:sectPr>
          <w:pgSz w:h="15840" w:w="12240" w:orient="portrait"/>
          <w:pgMar w:bottom="1440" w:top="1440" w:left="2160" w:right="1440" w:header="0" w:footer="0"/>
          <w:pgNumType w:start="1"/>
        </w:sectPr>
      </w:pPr>
      <w:r w:rsidDel="00000000" w:rsidR="00000000" w:rsidRPr="00000000">
        <w:rPr>
          <w:rFonts w:ascii="Arial" w:cs="Arial" w:eastAsia="Arial" w:hAnsi="Arial"/>
          <w:b w:val="1"/>
          <w:bCs w:val="1"/>
          <w:shd w:fill="ffe599" w:val="clear"/>
          <w:rtl w:val="0"/>
        </w:rPr>
        <w:t xml:space="preserve">[Month and Year of Approval]</w:t>
      </w:r>
      <w:r w:rsidDel="00000000" w:rsidR="00000000" w:rsidRPr="00000000">
        <w:rPr>
          <w:rtl w:val="0"/>
        </w:rPr>
      </w:r>
    </w:p>
    <w:p w:rsidR="00000000" w:rsidDel="00000000" w:rsidP="00000000" w:rsidRDefault="00000000" w:rsidRPr="00000000" w14:paraId="0000002D">
      <w:pPr>
        <w:pStyle w:val="Heading1"/>
        <w:keepNext w:val="0"/>
        <w:spacing w:after="0" w:before="0" w:line="480" w:lineRule="auto"/>
        <w:ind w:right="30"/>
        <w:jc w:val="center"/>
        <w:rPr>
          <w:rFonts w:ascii="Arial" w:cs="Arial" w:eastAsia="Arial" w:hAnsi="Arial"/>
          <w:shd w:fill="ffe599" w:val="clear"/>
        </w:rPr>
      </w:pPr>
      <w:bookmarkStart w:colFirst="0" w:colLast="0" w:name="_heading=h.sav6xczby8eh" w:id="1"/>
      <w:bookmarkEnd w:id="1"/>
      <w:r w:rsidDel="00000000" w:rsidR="00000000" w:rsidRPr="00000000">
        <w:rPr>
          <w:rFonts w:ascii="Arial" w:cs="Arial" w:eastAsia="Arial" w:hAnsi="Arial"/>
          <w:sz w:val="24"/>
          <w:szCs w:val="24"/>
          <w:rtl w:val="0"/>
        </w:rPr>
        <w:t xml:space="preserve">CHAPTER I </w:t>
        <w:br w:type="textWrapping"/>
        <w:t xml:space="preserve">INTRODUCTION</w:t>
      </w:r>
      <w:r w:rsidDel="00000000" w:rsidR="00000000" w:rsidRPr="00000000">
        <w:rPr>
          <w:rtl w:val="0"/>
        </w:rPr>
      </w:r>
    </w:p>
    <w:p w:rsidR="00000000" w:rsidDel="00000000" w:rsidP="00000000" w:rsidRDefault="00000000" w:rsidRPr="00000000" w14:paraId="0000002E">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Personal finance management has evolved in the modern era, from manual tracking and ledger-keeping to sophisticated digital financial management. The popularity of digital transactional services such as online banking, e-wallets, and digital loans has introduced a level of complexity to personal finance that is difficult to manage using traditional and manual methods. This has created an opportunity for intelligent digital tools designed to assist users in the management of their finances. The opportunity has led to the creation of expense trackers, budgeting applications, and wealth managers. However, it is slowly moving towards more intelligent systems that go beyond tracking past and present finances and into leveraging financial data to adapt according to user behavior and provide smart financial insights and guidance.</w:t>
      </w:r>
      <w:r w:rsidDel="00000000" w:rsidR="00000000" w:rsidRPr="00000000">
        <w:rPr>
          <w:rtl w:val="0"/>
        </w:rPr>
      </w:r>
    </w:p>
    <w:p w:rsidR="00000000" w:rsidDel="00000000" w:rsidP="00000000" w:rsidRDefault="00000000" w:rsidRPr="00000000" w14:paraId="00000030">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31">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While the global landscape has seen strides in innovative and intelligent personal finance management, the Philippine landscape has yet to catch up. The Filipino population is characterized by a variety in demographics, culture, socioeconomic status, digital presence, and personal financial circumstances. </w:t>
      </w:r>
      <w:sdt>
        <w:sdtPr>
          <w:id w:val="18466742"/>
          <w:tag w:val="goog_rdk_4"/>
        </w:sdtPr>
        <w:sdtContent>
          <w:commentRangeStart w:id="1"/>
        </w:sdtContent>
      </w:sdt>
      <w:r w:rsidDel="00000000" w:rsidR="00000000" w:rsidRPr="00000000">
        <w:rPr>
          <w:rFonts w:ascii="Arial" w:cs="Arial" w:eastAsia="Arial" w:hAnsi="Arial"/>
          <w:rtl w:val="0"/>
        </w:rPr>
        <w:t xml:space="preserve">A good percentage of Filipinos live and work in urban and highly modern cities. </w:t>
      </w:r>
      <w:commentRangeEnd w:id="1"/>
      <w:r w:rsidDel="00000000" w:rsidR="00000000" w:rsidRPr="00000000">
        <w:commentReference w:id="1"/>
      </w:r>
      <w:sdt>
        <w:sdtPr>
          <w:id w:val="2020283295"/>
          <w:tag w:val="goog_rdk_5"/>
        </w:sdtPr>
        <w:sdtContent>
          <w:commentRangeStart w:id="2"/>
        </w:sdtContent>
      </w:sdt>
      <w:r w:rsidDel="00000000" w:rsidR="00000000" w:rsidRPr="00000000">
        <w:rPr>
          <w:rFonts w:ascii="Arial" w:cs="Arial" w:eastAsia="Arial" w:hAnsi="Arial"/>
          <w:rtl w:val="0"/>
        </w:rPr>
        <w:t xml:space="preserve">Despite that, a large number of those Filipinos are in the low- to medium-income bracket.</w:t>
      </w:r>
      <w:commentRangeEnd w:id="2"/>
      <w:r w:rsidDel="00000000" w:rsidR="00000000" w:rsidRPr="00000000">
        <w:commentReference w:id="2"/>
      </w:r>
      <w:r w:rsidDel="00000000" w:rsidR="00000000" w:rsidRPr="00000000">
        <w:rPr>
          <w:rFonts w:ascii="Arial" w:cs="Arial" w:eastAsia="Arial" w:hAnsi="Arial"/>
          <w:rtl w:val="0"/>
        </w:rPr>
        <w:t xml:space="preserve"> Filipinos vary in cultural practices and habits, such as supporting their primary families and using informal financial practices. Most Filipinos are technologically adept, owning mobile devices and being able to proficiently navigate and utilize the internet and digital spaces. A large number of Filipinos are reported to have poor financial circumstances. On average, their financial knowledge and literacy were found to be below the baseline. Their financial behavior is deeply affected by their circumstances and background. The local market is saturated with numerous personal finance solutions such as bank-integrated apps, budgeting apps, expense trackers, and investment trackers. However, many of these are limited by a lack of local and personal contextualization and a lack of intelligent insights that cater to the specific and varying financial habits and goals of the Filipino user.</w:t>
      </w:r>
      <w:r w:rsidDel="00000000" w:rsidR="00000000" w:rsidRPr="00000000">
        <w:rPr>
          <w:rtl w:val="0"/>
        </w:rPr>
      </w:r>
    </w:p>
    <w:p w:rsidR="00000000" w:rsidDel="00000000" w:rsidP="00000000" w:rsidRDefault="00000000" w:rsidRPr="00000000" w14:paraId="00000032">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In response to these identified gaps and limitations, the design and development of Odin is conceptualized. Odin is designed to be an intelligent </w:t>
      </w:r>
      <w:sdt>
        <w:sdtPr>
          <w:id w:val="75800560"/>
          <w:tag w:val="goog_rdk_6"/>
        </w:sdtPr>
        <w:sdtContent>
          <w:commentRangeStart w:id="3"/>
        </w:sdtContent>
      </w:sdt>
      <w:r w:rsidDel="00000000" w:rsidR="00000000" w:rsidRPr="00000000">
        <w:rPr>
          <w:rFonts w:ascii="Arial" w:cs="Arial" w:eastAsia="Arial" w:hAnsi="Arial"/>
          <w:rtl w:val="0"/>
        </w:rPr>
        <w:t xml:space="preserve">PFM </w:t>
      </w:r>
      <w:commentRangeEnd w:id="3"/>
      <w:r w:rsidDel="00000000" w:rsidR="00000000" w:rsidRPr="00000000">
        <w:commentReference w:id="3"/>
      </w:r>
      <w:r w:rsidDel="00000000" w:rsidR="00000000" w:rsidRPr="00000000">
        <w:rPr>
          <w:rFonts w:ascii="Arial" w:cs="Arial" w:eastAsia="Arial" w:hAnsi="Arial"/>
          <w:rtl w:val="0"/>
        </w:rPr>
        <w:t xml:space="preserve">system specifically tailored to each Filipino working young adult's financial background, circumstances, and behavior. It aims to improve upon the current state of local PFM systems by offering an intelligent, holistic, localized, and behaviorally tailored approach to Filipino personal finance. Furthermore, Odin aligns itself with and contributes to the United Nations' Sustainable Development Goals, namely SDG 1 (No Poverty) and SDG 8 (Decent Work and Economic Growth). By intelligently fostering holistic financial well-being and planning, Odin can assist individuals in building financial resilience, sustainability, and potential, ultimately contributing to a more stable and prosperous economy.</w:t>
      </w:r>
    </w:p>
    <w:p w:rsidR="00000000" w:rsidDel="00000000" w:rsidP="00000000" w:rsidRDefault="00000000" w:rsidRPr="00000000" w14:paraId="00000034">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2"/>
        <w:keepNext w:val="0"/>
        <w:spacing w:after="0" w:before="0" w:line="480" w:lineRule="auto"/>
        <w:ind w:right="30"/>
        <w:jc w:val="both"/>
        <w:rPr>
          <w:rFonts w:ascii="Arial" w:cs="Arial" w:eastAsia="Arial" w:hAnsi="Arial"/>
        </w:rPr>
      </w:pPr>
      <w:bookmarkStart w:colFirst="0" w:colLast="0" w:name="_heading=h.3nf7uatzzgh9" w:id="2"/>
      <w:bookmarkEnd w:id="2"/>
      <w:r w:rsidDel="00000000" w:rsidR="00000000" w:rsidRPr="00000000">
        <w:rPr>
          <w:rFonts w:ascii="Arial" w:cs="Arial" w:eastAsia="Arial" w:hAnsi="Arial"/>
          <w:sz w:val="24"/>
          <w:szCs w:val="24"/>
          <w:rtl w:val="0"/>
        </w:rPr>
        <w:t xml:space="preserve">Project Context</w:t>
      </w:r>
      <w:r w:rsidDel="00000000" w:rsidR="00000000" w:rsidRPr="00000000">
        <w:rPr>
          <w:rtl w:val="0"/>
        </w:rPr>
      </w:r>
    </w:p>
    <w:p w:rsidR="00000000" w:rsidDel="00000000" w:rsidP="00000000" w:rsidRDefault="00000000" w:rsidRPr="00000000" w14:paraId="00000036">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Personal financial management, originating from the fundamental need to track income and expenses, has evolved into a sophisticated discipline in the modern digital era. Accurate and intelligent financial management, particularly for budgeting, expense tracking, and financial planning, is crucial for various applications, including personal financial literacy, economic stability, and even national economic development. The growing complexity of financial products, the prevalence of digital transactions, and the increasing need for individuals to take control of their financial well-being have created an opportune intersection for research in this domain.</w:t>
      </w:r>
      <w:r w:rsidDel="00000000" w:rsidR="00000000" w:rsidRPr="00000000">
        <w:rPr>
          <w:rtl w:val="0"/>
        </w:rPr>
      </w:r>
    </w:p>
    <w:p w:rsidR="00000000" w:rsidDel="00000000" w:rsidP="00000000" w:rsidRDefault="00000000" w:rsidRPr="00000000" w14:paraId="00000037">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Within the broader domain of financial technology and personal finance, the specific focus of this study revolves around the development of an </w:t>
      </w:r>
      <w:sdt>
        <w:sdtPr>
          <w:id w:val="750762171"/>
          <w:tag w:val="goog_rdk_7"/>
        </w:sdtPr>
        <w:sdtContent>
          <w:r w:rsidDel="00000000" w:rsidR="00000000" w:rsidRPr="00000000">
            <w:rPr>
              <w:rFonts w:ascii="Arial" w:cs="Arial" w:eastAsia="Arial" w:hAnsi="Arial"/>
              <w:highlight w:val="yellow"/>
              <w:rtl w:val="0"/>
              <w:rPrChange w:author="ERA MARIE GANNABAN" w:id="2" w:date="2026-08-15T01:44:20Z">
                <w:rPr>
                  <w:rFonts w:ascii="Arial" w:cs="Arial" w:eastAsia="Arial" w:hAnsi="Arial"/>
                </w:rPr>
              </w:rPrChange>
            </w:rPr>
            <w:t xml:space="preserve">intelligent PFM system</w:t>
          </w:r>
        </w:sdtContent>
      </w:sdt>
      <w:r w:rsidDel="00000000" w:rsidR="00000000" w:rsidRPr="00000000">
        <w:rPr>
          <w:rFonts w:ascii="Arial" w:cs="Arial" w:eastAsia="Arial" w:hAnsi="Arial"/>
          <w:rtl w:val="0"/>
        </w:rPr>
        <w:t xml:space="preserve"> tailored to the unique context of Filipino working young adults. </w:t>
      </w:r>
      <w:sdt>
        <w:sdtPr>
          <w:id w:val="1907901312"/>
          <w:tag w:val="goog_rdk_8"/>
        </w:sdtPr>
        <w:sdtContent>
          <w:commentRangeStart w:id="4"/>
        </w:sdtContent>
      </w:sdt>
      <w:r w:rsidDel="00000000" w:rsidR="00000000" w:rsidRPr="00000000">
        <w:rPr>
          <w:rFonts w:ascii="Arial" w:cs="Arial" w:eastAsia="Arial" w:hAnsi="Arial"/>
          <w:rtl w:val="0"/>
        </w:rPr>
        <w:t xml:space="preserve">A PFM system is considered "intelligent" when it incorporates data analytics, machine learning, and automation to provide users with predictive insights, automated categorization, and personalized financial recommendations. </w:t>
      </w:r>
      <w:commentRangeEnd w:id="4"/>
      <w:r w:rsidDel="00000000" w:rsidR="00000000" w:rsidRPr="00000000">
        <w:commentReference w:id="4"/>
      </w:r>
      <w:r w:rsidDel="00000000" w:rsidR="00000000" w:rsidRPr="00000000">
        <w:rPr>
          <w:rFonts w:ascii="Arial" w:cs="Arial" w:eastAsia="Arial" w:hAnsi="Arial"/>
          <w:rtl w:val="0"/>
        </w:rPr>
        <w:t xml:space="preserve">Previous research in PFM systems has primarily concentrated on general financial behaviors and Western financial contexts. Foundational work in financial technology has established the technical architecture for these systems, while academic literature has explored user behavior, identifying key features such as spending visualization, goal-setting, and real-time notifications as primary drivers of user engagement and financial literacy. However, the nuances of Filipino financial behaviors, characterized by informal savings practices, family-oriented spending, and a diverse financial ecosystem, necessitate a specialized approach. This niche research area addresses the need for a more accurate, context-specific PFM system that can enhance financial literacy and promote better financial habits among Filipino working young adults.</w:t>
      </w:r>
      <w:r w:rsidDel="00000000" w:rsidR="00000000" w:rsidRPr="00000000">
        <w:rPr>
          <w:rtl w:val="0"/>
        </w:rPr>
      </w:r>
    </w:p>
    <w:p w:rsidR="00000000" w:rsidDel="00000000" w:rsidP="00000000" w:rsidRDefault="00000000" w:rsidRPr="00000000" w14:paraId="00000039">
      <w:pPr>
        <w:spacing w:line="480" w:lineRule="auto"/>
        <w:ind w:right="30"/>
        <w:jc w:val="both"/>
        <w:rPr>
          <w:rFonts w:ascii="Arial" w:cs="Arial" w:eastAsia="Arial" w:hAnsi="Arial"/>
        </w:rPr>
      </w:pPr>
      <w:sdt>
        <w:sdtPr>
          <w:id w:val="1485729208"/>
          <w:tag w:val="goog_rdk_9"/>
        </w:sdtPr>
        <w:sdtContent>
          <w:commentRangeStart w:id="5"/>
        </w:sdtContent>
      </w:sdt>
      <w:r w:rsidDel="00000000" w:rsidR="00000000" w:rsidRPr="00000000">
        <w:rPr>
          <w:rtl w:val="0"/>
        </w:rPr>
      </w:r>
    </w:p>
    <w:p w:rsidR="00000000" w:rsidDel="00000000" w:rsidP="00000000" w:rsidRDefault="00000000" w:rsidRPr="00000000" w14:paraId="0000003A">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The core problem that this research endeavors to tackle is the lack of an accessible, localized, and intelligent PFM system that is behaviorally tailored to Filipino working young adults, capable of accounting for their varying financial backgrounds and circumstances, as well as their varying financial problems and behaviors, rather than treating them as a single, uniform user base. </w:t>
      </w:r>
      <w:commentRangeEnd w:id="5"/>
      <w:r w:rsidDel="00000000" w:rsidR="00000000" w:rsidRPr="00000000">
        <w:commentReference w:id="5"/>
      </w:r>
      <w:sdt>
        <w:sdtPr>
          <w:id w:val="588219951"/>
          <w:tag w:val="goog_rdk_10"/>
        </w:sdtPr>
        <w:sdtContent>
          <w:commentRangeStart w:id="6"/>
        </w:sdtContent>
      </w:sdt>
      <w:r w:rsidDel="00000000" w:rsidR="00000000" w:rsidRPr="00000000">
        <w:rPr>
          <w:rFonts w:ascii="Arial" w:cs="Arial" w:eastAsia="Arial" w:hAnsi="Arial"/>
          <w:rtl w:val="0"/>
        </w:rPr>
        <w:t xml:space="preserve">This system aims to precisely capture, analyze, and provide insights into the financial behaviors of Filipino individuals. By doing so, we aim to contribute to the broader field of financial technology by providing a tool that can improve financial literacy, analyze the effectiveness of different savings and spending strategies, and assist in real-time financial decision-making for practitioners.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B">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3C">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Existing research in financial technology and personal finance management showcases a lack of tailored solutions for Filipino users. Studies in other developing economies have highlighted the challenges posed by diverse financial ecosystems and the need for localized PFM solutions. </w:t>
      </w:r>
      <w:sdt>
        <w:sdtPr>
          <w:id w:val="753560791"/>
          <w:tag w:val="goog_rdk_11"/>
        </w:sdtPr>
        <w:sdtContent>
          <w:commentRangeStart w:id="7"/>
        </w:sdtContent>
      </w:sdt>
      <w:r w:rsidDel="00000000" w:rsidR="00000000" w:rsidRPr="00000000">
        <w:rPr>
          <w:rFonts w:ascii="Arial" w:cs="Arial" w:eastAsia="Arial" w:hAnsi="Arial"/>
          <w:rtl w:val="0"/>
        </w:rPr>
        <w:t xml:space="preserve">Statistics from the World Bank and the Bangko Sentral ng Pilipinas consistently highlight that a significant portion of the Filipino adult population remains unbanked or underbanked, with many individuals lacking the basic financial literacy skills to budget effectively or plan for the future. </w:t>
      </w:r>
      <w:commentRangeEnd w:id="7"/>
      <w:r w:rsidDel="00000000" w:rsidR="00000000" w:rsidRPr="00000000">
        <w:commentReference w:id="7"/>
      </w:r>
      <w:sdt>
        <w:sdtPr>
          <w:id w:val="1471755127"/>
          <w:tag w:val="goog_rdk_12"/>
        </w:sdtPr>
        <w:sdtContent>
          <w:commentRangeStart w:id="8"/>
        </w:sdtContent>
      </w:sdt>
      <w:r w:rsidDel="00000000" w:rsidR="00000000" w:rsidRPr="00000000">
        <w:rPr>
          <w:rFonts w:ascii="Arial" w:cs="Arial" w:eastAsia="Arial" w:hAnsi="Arial"/>
          <w:rtl w:val="0"/>
        </w:rPr>
        <w:t xml:space="preserve">Furthermore, interviews and surveys with financial literacy advocates and Filipino users have indicated a strong desire for a dedicated PFM system to enhance financial management methodologies and performance assessment.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D">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line="480" w:lineRule="auto"/>
        <w:ind w:right="30" w:firstLine="720"/>
        <w:jc w:val="both"/>
        <w:rPr>
          <w:rFonts w:ascii="Arial" w:cs="Arial" w:eastAsia="Arial" w:hAnsi="Arial"/>
        </w:rPr>
      </w:pPr>
      <w:sdt>
        <w:sdtPr>
          <w:id w:val="1490983846"/>
          <w:tag w:val="goog_rdk_13"/>
        </w:sdtPr>
        <w:sdtContent>
          <w:commentRangeStart w:id="9"/>
        </w:sdtContent>
      </w:sdt>
      <w:r w:rsidDel="00000000" w:rsidR="00000000" w:rsidRPr="00000000">
        <w:rPr>
          <w:rFonts w:ascii="Arial" w:cs="Arial" w:eastAsia="Arial" w:hAnsi="Arial"/>
          <w:rtl w:val="0"/>
        </w:rPr>
        <w:t xml:space="preserve">The complexity of Filipino financial behaviors, characterized by informal financial practices, a diverse range of financial platforms, and varying financial backgrounds, circumstances, problems, and behaviors, presents challenges in traditional PFM systems.</w:t>
      </w:r>
      <w:sdt>
        <w:sdtPr>
          <w:id w:val="222887558"/>
          <w:tag w:val="goog_rdk_14"/>
        </w:sdtPr>
        <w:sdtContent>
          <w:commentRangeStart w:id="10"/>
        </w:sdtContent>
      </w:sdt>
      <w:r w:rsidDel="00000000" w:rsidR="00000000" w:rsidRPr="00000000">
        <w:rPr>
          <w:rFonts w:ascii="Arial" w:cs="Arial" w:eastAsia="Arial" w:hAnsi="Arial"/>
          <w:rtl w:val="0"/>
        </w:rPr>
        <w:t xml:space="preserve"> </w:t>
      </w:r>
      <w:commentRangeEnd w:id="9"/>
      <w:r w:rsidDel="00000000" w:rsidR="00000000" w:rsidRPr="00000000">
        <w:commentReference w:id="9"/>
      </w:r>
      <w:r w:rsidDel="00000000" w:rsidR="00000000" w:rsidRPr="00000000">
        <w:rPr>
          <w:rFonts w:ascii="Arial" w:cs="Arial" w:eastAsia="Arial" w:hAnsi="Arial"/>
          <w:rtl w:val="0"/>
        </w:rPr>
        <w:t xml:space="preserve">The lack of specialized, behaviorally tailored models for the Filipino context hinders progress in financial literacy and economic stability. </w:t>
      </w:r>
      <w:commentRangeEnd w:id="10"/>
      <w:r w:rsidDel="00000000" w:rsidR="00000000" w:rsidRPr="00000000">
        <w:commentReference w:id="10"/>
      </w:r>
      <w:r w:rsidDel="00000000" w:rsidR="00000000" w:rsidRPr="00000000">
        <w:rPr>
          <w:rFonts w:ascii="Arial" w:cs="Arial" w:eastAsia="Arial" w:hAnsi="Arial"/>
          <w:rtl w:val="0"/>
        </w:rPr>
        <w:t xml:space="preserve">Consequently, individuals may struggle to manage their finances effectively, and financial educators may face limitations in providing tailored guidance. </w:t>
      </w:r>
      <w:sdt>
        <w:sdtPr>
          <w:id w:val="-859737452"/>
          <w:tag w:val="goog_rdk_15"/>
        </w:sdtPr>
        <w:sdtContent>
          <w:commentRangeStart w:id="11"/>
        </w:sdtContent>
      </w:sdt>
      <w:r w:rsidDel="00000000" w:rsidR="00000000" w:rsidRPr="00000000">
        <w:rPr>
          <w:rFonts w:ascii="Arial" w:cs="Arial" w:eastAsia="Arial" w:hAnsi="Arial"/>
          <w:rtl w:val="0"/>
        </w:rPr>
        <w:t xml:space="preserve">On a broader scale, this problem contributes to low savings rates, high household debt, and a lack of investment in productive assets, hindering national economic growth. For the individual user, it manifests as stress from financial insecurity, a lack of progress towards personal goals, and a vulnerability to predatory lending or harmful financial decisions. Addressing this problem has the potential to significantly impact the effectiveness and accessibility of financial management, making it more engaging and accessible to a broader audience.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F">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2"/>
        <w:keepNext w:val="0"/>
        <w:spacing w:after="0" w:before="0" w:line="480" w:lineRule="auto"/>
        <w:ind w:right="30"/>
        <w:jc w:val="both"/>
        <w:rPr>
          <w:rFonts w:ascii="Arial" w:cs="Arial" w:eastAsia="Arial" w:hAnsi="Arial"/>
        </w:rPr>
      </w:pPr>
      <w:bookmarkStart w:colFirst="0" w:colLast="0" w:name="_heading=h.wg7xsjkzn1xz" w:id="3"/>
      <w:bookmarkEnd w:id="3"/>
      <w:r w:rsidDel="00000000" w:rsidR="00000000" w:rsidRPr="00000000">
        <w:rPr>
          <w:rFonts w:ascii="Arial" w:cs="Arial" w:eastAsia="Arial" w:hAnsi="Arial"/>
          <w:sz w:val="24"/>
          <w:szCs w:val="24"/>
          <w:rtl w:val="0"/>
        </w:rPr>
        <w:t xml:space="preserve">Purpose and Description of the Study</w:t>
      </w:r>
      <w:r w:rsidDel="00000000" w:rsidR="00000000" w:rsidRPr="00000000">
        <w:rPr>
          <w:rtl w:val="0"/>
        </w:rPr>
      </w:r>
    </w:p>
    <w:p w:rsidR="00000000" w:rsidDel="00000000" w:rsidP="00000000" w:rsidRDefault="00000000" w:rsidRPr="00000000" w14:paraId="00000043">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In response to the lack of an intelligent PFM system that is behaviorally tailored to Filipino working young adults with varying financial backgrounds, circumstances, problems, and behaviors, this research proposes </w:t>
      </w:r>
      <w:sdt>
        <w:sdtPr>
          <w:id w:val="-1113271808"/>
          <w:tag w:val="goog_rdk_16"/>
        </w:sdtPr>
        <w:sdtContent>
          <w:del w:author="ERA MARIE GANNABAN" w:id="3" w:date="2026-08-15T01:50:10Z">
            <w:r w:rsidDel="00000000" w:rsidR="00000000" w:rsidRPr="00000000">
              <w:rPr>
                <w:rFonts w:ascii="Arial" w:cs="Arial" w:eastAsia="Arial" w:hAnsi="Arial"/>
                <w:rtl w:val="0"/>
              </w:rPr>
              <w:delText xml:space="preserve">the design, development, and implementation of </w:delText>
            </w:r>
          </w:del>
        </w:sdtContent>
      </w:sdt>
      <w:r w:rsidDel="00000000" w:rsidR="00000000" w:rsidRPr="00000000">
        <w:rPr>
          <w:rFonts w:ascii="Arial" w:cs="Arial" w:eastAsia="Arial" w:hAnsi="Arial"/>
          <w:rtl w:val="0"/>
        </w:rPr>
        <w:t xml:space="preserve">Odin, </w:t>
      </w:r>
      <w:sdt>
        <w:sdtPr>
          <w:id w:val="-1692791770"/>
          <w:tag w:val="goog_rdk_17"/>
        </w:sdtPr>
        <w:sdtContent>
          <w:del w:author="ERA MARIE GANNABAN" w:id="4" w:date="2026-08-15T01:50:19Z">
            <w:r w:rsidDel="00000000" w:rsidR="00000000" w:rsidRPr="00000000">
              <w:rPr>
                <w:rFonts w:ascii="Arial" w:cs="Arial" w:eastAsia="Arial" w:hAnsi="Arial"/>
                <w:rtl w:val="0"/>
              </w:rPr>
              <w:delText xml:space="preserve">a novel </w:delText>
            </w:r>
          </w:del>
        </w:sdtContent>
      </w:sdt>
      <w:sdt>
        <w:sdtPr>
          <w:id w:val="17702643"/>
          <w:tag w:val="goog_rdk_18"/>
        </w:sdtPr>
        <w:sdtContent>
          <w:commentRangeStart w:id="12"/>
        </w:sdtContent>
      </w:sdt>
      <w:r w:rsidDel="00000000" w:rsidR="00000000" w:rsidRPr="00000000">
        <w:rPr>
          <w:rFonts w:ascii="Arial" w:cs="Arial" w:eastAsia="Arial" w:hAnsi="Arial"/>
          <w:rtl w:val="0"/>
        </w:rPr>
        <w:t xml:space="preserve">intelligent Personal Finance Management (PFM) system.</w:t>
      </w:r>
      <w:commentRangeEnd w:id="12"/>
      <w:r w:rsidDel="00000000" w:rsidR="00000000" w:rsidRPr="00000000">
        <w:commentReference w:id="12"/>
      </w:r>
      <w:r w:rsidDel="00000000" w:rsidR="00000000" w:rsidRPr="00000000">
        <w:rPr>
          <w:rFonts w:ascii="Arial" w:cs="Arial" w:eastAsia="Arial" w:hAnsi="Arial"/>
          <w:rtl w:val="0"/>
        </w:rPr>
        <w:t xml:space="preserve"> </w:t>
      </w:r>
      <w:sdt>
        <w:sdtPr>
          <w:id w:val="1494785907"/>
          <w:tag w:val="goog_rdk_19"/>
        </w:sdtPr>
        <w:sdtContent>
          <w:commentRangeStart w:id="13"/>
        </w:sdtContent>
      </w:sdt>
      <w:r w:rsidDel="00000000" w:rsidR="00000000" w:rsidRPr="00000000">
        <w:rPr>
          <w:rFonts w:ascii="Arial" w:cs="Arial" w:eastAsia="Arial" w:hAnsi="Arial"/>
          <w:rtl w:val="0"/>
        </w:rPr>
        <w:t xml:space="preserve">This system will employ state-of-the-art financial technology techniques,</w:t>
      </w:r>
      <w:commentRangeEnd w:id="13"/>
      <w:r w:rsidDel="00000000" w:rsidR="00000000" w:rsidRPr="00000000">
        <w:commentReference w:id="13"/>
      </w:r>
      <w:r w:rsidDel="00000000" w:rsidR="00000000" w:rsidRPr="00000000">
        <w:rPr>
          <w:rFonts w:ascii="Arial" w:cs="Arial" w:eastAsia="Arial" w:hAnsi="Arial"/>
          <w:rtl w:val="0"/>
        </w:rPr>
        <w:t xml:space="preserve"> data analytics, and machine learning algorithms to precisely track</w:t>
      </w:r>
      <w:sdt>
        <w:sdtPr>
          <w:id w:val="-572714042"/>
          <w:tag w:val="goog_rdk_20"/>
        </w:sdtPr>
        <w:sdtContent>
          <w:ins w:author="ERA MARIE GANNABAN" w:id="5" w:date="2026-08-15T01:52:42Z"/>
          <w:sdt>
            <w:sdtPr>
              <w:id w:val="134540277"/>
              <w:tag w:val="goog_rdk_21"/>
            </w:sdtPr>
            <w:sdtContent>
              <w:commentRangeStart w:id="14"/>
            </w:sdtContent>
          </w:sdt>
          <w:ins w:author="ERA MARIE GANNABAN" w:id="5" w:date="2026-08-15T01:52:42Z">
            <w:r w:rsidDel="00000000" w:rsidR="00000000" w:rsidRPr="00000000">
              <w:rPr>
                <w:rFonts w:ascii="Arial" w:cs="Arial" w:eastAsia="Arial" w:hAnsi="Arial"/>
                <w:rtl w:val="0"/>
              </w:rPr>
              <w:t xml:space="preserve"> expenses for the whole week, monthly etc… </w:t>
            </w:r>
          </w:ins>
        </w:sdtContent>
      </w:sdt>
      <w:commentRangeEnd w:id="14"/>
      <w:r w:rsidDel="00000000" w:rsidR="00000000" w:rsidRPr="00000000">
        <w:commentReference w:id="14"/>
      </w:r>
      <w:r w:rsidDel="00000000" w:rsidR="00000000" w:rsidRPr="00000000">
        <w:rPr>
          <w:rFonts w:ascii="Arial" w:cs="Arial" w:eastAsia="Arial" w:hAnsi="Arial"/>
          <w:rtl w:val="0"/>
        </w:rPr>
        <w:t xml:space="preserve">, </w:t>
      </w:r>
      <w:sdt>
        <w:sdtPr>
          <w:id w:val="-125968398"/>
          <w:tag w:val="goog_rdk_22"/>
        </w:sdtPr>
        <w:sdtContent>
          <w:commentRangeStart w:id="15"/>
        </w:sdtContent>
      </w:sdt>
      <w:r w:rsidDel="00000000" w:rsidR="00000000" w:rsidRPr="00000000">
        <w:rPr>
          <w:rFonts w:ascii="Arial" w:cs="Arial" w:eastAsia="Arial" w:hAnsi="Arial"/>
          <w:rtl w:val="0"/>
        </w:rPr>
        <w:t xml:space="preserve">interpret, and provide insights into the financial activities exhibited in the Filipino context.</w:t>
      </w:r>
      <w:commentRangeEnd w:id="15"/>
      <w:r w:rsidDel="00000000" w:rsidR="00000000" w:rsidRPr="00000000">
        <w:commentReference w:id="15"/>
      </w:r>
      <w:r w:rsidDel="00000000" w:rsidR="00000000" w:rsidRPr="00000000">
        <w:rPr>
          <w:rFonts w:ascii="Arial" w:cs="Arial" w:eastAsia="Arial" w:hAnsi="Arial"/>
          <w:rtl w:val="0"/>
        </w:rPr>
        <w:t xml:space="preserve"> </w:t>
      </w:r>
      <w:sdt>
        <w:sdtPr>
          <w:id w:val="1713986044"/>
          <w:tag w:val="goog_rdk_23"/>
        </w:sdtPr>
        <w:sdtContent>
          <w:commentRangeStart w:id="16"/>
        </w:sdtContent>
      </w:sdt>
      <w:r w:rsidDel="00000000" w:rsidR="00000000" w:rsidRPr="00000000">
        <w:rPr>
          <w:rFonts w:ascii="Arial" w:cs="Arial" w:eastAsia="Arial" w:hAnsi="Arial"/>
          <w:rtl w:val="0"/>
        </w:rPr>
        <w:t xml:space="preserve">The core strategy of this solution involves the collection of a diverse dataset of Filipino financial behaviors, the design of a tailored financial analysis algorithm, and the integration of user-friendly interfaces and real-time feedback mechanisms. Key system features include automated transaction categorization, spending visualization, financial goal tracking, and predictive analytics to enhance financial management and literacy.</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44">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line="480" w:lineRule="auto"/>
        <w:ind w:right="30" w:firstLine="720"/>
        <w:jc w:val="both"/>
        <w:rPr>
          <w:rFonts w:ascii="Arial" w:cs="Arial" w:eastAsia="Arial" w:hAnsi="Arial"/>
          <w:shd w:fill="ffe599" w:val="clear"/>
        </w:rPr>
      </w:pPr>
      <w:sdt>
        <w:sdtPr>
          <w:id w:val="-1398907167"/>
          <w:tag w:val="goog_rdk_24"/>
        </w:sdtPr>
        <w:sdtContent>
          <w:commentRangeStart w:id="17"/>
        </w:sdtContent>
      </w:sdt>
      <w:r w:rsidDel="00000000" w:rsidR="00000000" w:rsidRPr="00000000">
        <w:rPr>
          <w:rFonts w:ascii="Arial" w:cs="Arial" w:eastAsia="Arial" w:hAnsi="Arial"/>
          <w:rtl w:val="0"/>
        </w:rPr>
        <w:t xml:space="preserve">The primary purpose of this study is to design, develop, and validate a specialized intelligent PFM system, named Odin, tailored explicitly to the distinctive financial behaviors, challenges, and needs of Filipino working young adults in the National Capital Region (NCR). This purpose aligns with the need to address the limitations in existing PFM technologies when applied to the unique financial ecosystem of the Philippines. By achieving this purpose, we aim to provide Filipino individuals, financial educators, and policymakers with a valuable tool for enhancing financial literacy, refining financial strategies, and objectively assessing financial well-being.</w:t>
      </w:r>
      <w:r w:rsidDel="00000000" w:rsidR="00000000" w:rsidRPr="00000000">
        <w:rPr>
          <w:rtl w:val="0"/>
        </w:rPr>
      </w:r>
    </w:p>
    <w:p w:rsidR="00000000" w:rsidDel="00000000" w:rsidP="00000000" w:rsidRDefault="00000000" w:rsidRPr="00000000" w14:paraId="00000046">
      <w:pPr>
        <w:spacing w:line="480" w:lineRule="auto"/>
        <w:ind w:right="30"/>
        <w:jc w:val="both"/>
        <w:rPr>
          <w:rFonts w:ascii="Arial" w:cs="Arial" w:eastAsia="Arial" w:hAnsi="Arial"/>
        </w:rPr>
      </w:pP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47">
      <w:pPr>
        <w:spacing w:line="480" w:lineRule="auto"/>
        <w:ind w:right="30" w:firstLine="720"/>
        <w:jc w:val="both"/>
        <w:rPr>
          <w:rFonts w:ascii="Arial" w:cs="Arial" w:eastAsia="Arial" w:hAnsi="Arial"/>
        </w:rPr>
      </w:pPr>
      <w:sdt>
        <w:sdtPr>
          <w:id w:val="552194387"/>
          <w:tag w:val="goog_rdk_25"/>
        </w:sdtPr>
        <w:sdtContent>
          <w:commentRangeStart w:id="18"/>
        </w:sdtContent>
      </w:sdt>
      <w:r w:rsidDel="00000000" w:rsidR="00000000" w:rsidRPr="00000000">
        <w:rPr>
          <w:rFonts w:ascii="Arial" w:cs="Arial" w:eastAsia="Arial" w:hAnsi="Arial"/>
          <w:rtl w:val="0"/>
        </w:rPr>
        <w:t xml:space="preserve">This study holds significant implications both within the realm of financial technology and the broader field of data science and user experience design. </w:t>
      </w:r>
      <w:commentRangeEnd w:id="18"/>
      <w:r w:rsidDel="00000000" w:rsidR="00000000" w:rsidRPr="00000000">
        <w:commentReference w:id="18"/>
      </w:r>
      <w:sdt>
        <w:sdtPr>
          <w:id w:val="1316806193"/>
          <w:tag w:val="goog_rdk_26"/>
        </w:sdtPr>
        <w:sdtContent>
          <w:commentRangeStart w:id="19"/>
        </w:sdtContent>
      </w:sdt>
      <w:r w:rsidDel="00000000" w:rsidR="00000000" w:rsidRPr="00000000">
        <w:rPr>
          <w:rFonts w:ascii="Arial" w:cs="Arial" w:eastAsia="Arial" w:hAnsi="Arial"/>
          <w:rtl w:val="0"/>
        </w:rPr>
        <w:t xml:space="preserve">The proposed Odin PFM system has the potential to revolutionize personal financial management in the Philippines by offering real-time, precise, and context-specific financial insights to users. Moreover, it contributes to the field of FinTech by addressing the challenges posed by diverse and dynamic financial behaviors in developing economies. The development of this system may also extend to other domains with similar financial analysis requirements, such as microfinance, financial inclusion initiatives, and economic policy planning. Ultimately, this research seeks to bridge the gap between traditional financial practices and cutting-edge technology, enhancing the practice and understanding of personal finance in the Philippines while advancing the field of intelligent PFM systems.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48">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49">
      <w:pPr>
        <w:pStyle w:val="Heading2"/>
        <w:keepNext w:val="0"/>
        <w:spacing w:after="0" w:before="0" w:line="480" w:lineRule="auto"/>
        <w:ind w:right="30"/>
        <w:jc w:val="both"/>
        <w:rPr>
          <w:rFonts w:ascii="Arial" w:cs="Arial" w:eastAsia="Arial" w:hAnsi="Arial"/>
        </w:rPr>
      </w:pPr>
      <w:bookmarkStart w:colFirst="0" w:colLast="0" w:name="_heading=h.wdpzjvnahbw6" w:id="4"/>
      <w:bookmarkEnd w:id="4"/>
      <w:r w:rsidDel="00000000" w:rsidR="00000000" w:rsidRPr="00000000">
        <w:rPr>
          <w:rFonts w:ascii="Arial" w:cs="Arial" w:eastAsia="Arial" w:hAnsi="Arial"/>
          <w:sz w:val="24"/>
          <w:szCs w:val="24"/>
          <w:rtl w:val="0"/>
        </w:rPr>
        <w:t xml:space="preserve">Objectives</w:t>
      </w:r>
      <w:r w:rsidDel="00000000" w:rsidR="00000000" w:rsidRPr="00000000">
        <w:rPr>
          <w:rtl w:val="0"/>
        </w:rPr>
      </w:r>
    </w:p>
    <w:sdt>
      <w:sdtPr>
        <w:id w:val="1523808595"/>
        <w:tag w:val="goog_rdk_28"/>
      </w:sdtPr>
      <w:sdtContent>
        <w:p w:rsidR="00000000" w:rsidDel="00000000" w:rsidP="00000000" w:rsidRDefault="00000000" w:rsidRPr="00000000" w14:paraId="0000004A">
          <w:pPr>
            <w:spacing w:line="480" w:lineRule="auto"/>
            <w:ind w:right="30" w:firstLine="720"/>
            <w:jc w:val="both"/>
            <w:rPr>
              <w:ins w:author="ERA MARIE GANNABAN" w:id="6" w:date="2026-08-15T01:56:45Z"/>
              <w:rFonts w:ascii="Arial" w:cs="Arial" w:eastAsia="Arial" w:hAnsi="Arial"/>
            </w:rPr>
          </w:pPr>
          <w:r w:rsidDel="00000000" w:rsidR="00000000" w:rsidRPr="00000000">
            <w:rPr>
              <w:rFonts w:ascii="Arial" w:cs="Arial" w:eastAsia="Arial" w:hAnsi="Arial"/>
              <w:rtl w:val="0"/>
            </w:rPr>
            <w:t xml:space="preserve">The general objective of the study is to design, develop, and implement an intelligent Personal Finance Management (PFM) system which leverages data analytics to provide behaviorally tailored, automated financial insights, which may assist users in making informed financial decisions and improve their overall financial well-being.</w:t>
          </w:r>
          <w:sdt>
            <w:sdtPr>
              <w:id w:val="-1625190652"/>
              <w:tag w:val="goog_rdk_27"/>
            </w:sdtPr>
            <w:sdtContent>
              <w:ins w:author="ERA MARIE GANNABAN" w:id="6" w:date="2026-08-15T01:56:45Z">
                <w:r w:rsidDel="00000000" w:rsidR="00000000" w:rsidRPr="00000000">
                  <w:rPr>
                    <w:rtl w:val="0"/>
                  </w:rPr>
                </w:r>
              </w:ins>
            </w:sdtContent>
          </w:sdt>
        </w:p>
      </w:sdtContent>
    </w:sdt>
    <w:sdt>
      <w:sdtPr>
        <w:id w:val="1904091322"/>
        <w:tag w:val="goog_rdk_30"/>
      </w:sdtPr>
      <w:sdtContent>
        <w:p w:rsidR="00000000" w:rsidDel="00000000" w:rsidP="00000000" w:rsidRDefault="00000000" w:rsidRPr="00000000" w14:paraId="0000004B">
          <w:pPr>
            <w:spacing w:line="480" w:lineRule="auto"/>
            <w:ind w:right="30" w:firstLine="720"/>
            <w:jc w:val="both"/>
            <w:rPr>
              <w:ins w:author="ERA MARIE GANNABAN" w:id="6" w:date="2026-08-15T01:56:45Z"/>
              <w:rFonts w:ascii="Arial" w:cs="Arial" w:eastAsia="Arial" w:hAnsi="Arial"/>
            </w:rPr>
          </w:pPr>
          <w:sdt>
            <w:sdtPr>
              <w:id w:val="448834241"/>
              <w:tag w:val="goog_rdk_29"/>
            </w:sdtPr>
            <w:sdtContent>
              <w:ins w:author="ERA MARIE GANNABAN" w:id="6" w:date="2026-08-15T01:56:45Z">
                <w:r w:rsidDel="00000000" w:rsidR="00000000" w:rsidRPr="00000000">
                  <w:rPr>
                    <w:rFonts w:ascii="Arial" w:cs="Arial" w:eastAsia="Arial" w:hAnsi="Arial"/>
                    <w:rtl w:val="0"/>
                  </w:rPr>
                  <w:t xml:space="preserve">The general objective of the study is to develop a finance management application that  will help to forecasts/predicts/recommends/suggest &lt;of what?&gt; using random forest, lstm and isolation forest algorithms. </w:t>
                </w:r>
              </w:ins>
            </w:sdtContent>
          </w:sdt>
        </w:p>
      </w:sdtContent>
    </w:sdt>
    <w:sdt>
      <w:sdtPr>
        <w:id w:val="946399735"/>
        <w:tag w:val="goog_rdk_32"/>
      </w:sdtPr>
      <w:sdtContent>
        <w:p w:rsidR="00000000" w:rsidDel="00000000" w:rsidP="00000000" w:rsidRDefault="00000000" w:rsidRPr="00000000" w14:paraId="0000004C">
          <w:pPr>
            <w:spacing w:line="480" w:lineRule="auto"/>
            <w:ind w:right="30" w:firstLine="720"/>
            <w:jc w:val="both"/>
            <w:rPr>
              <w:ins w:author="ERA MARIE GANNABAN" w:id="6" w:date="2026-08-15T01:56:45Z"/>
              <w:rFonts w:ascii="Arial" w:cs="Arial" w:eastAsia="Arial" w:hAnsi="Arial"/>
            </w:rPr>
          </w:pPr>
          <w:sdt>
            <w:sdtPr>
              <w:id w:val="2073138175"/>
              <w:tag w:val="goog_rdk_31"/>
            </w:sdtPr>
            <w:sdtContent>
              <w:ins w:author="ERA MARIE GANNABAN" w:id="6" w:date="2026-08-15T01:56:45Z">
                <w:r w:rsidDel="00000000" w:rsidR="00000000" w:rsidRPr="00000000">
                  <w:rPr>
                    <w:rtl w:val="0"/>
                  </w:rPr>
                </w:r>
              </w:ins>
            </w:sdtContent>
          </w:sdt>
        </w:p>
      </w:sdtContent>
    </w:sdt>
    <w:sdt>
      <w:sdtPr>
        <w:id w:val="-1938161295"/>
        <w:tag w:val="goog_rdk_35"/>
      </w:sdtPr>
      <w:sdtContent>
        <w:p w:rsidR="00000000" w:rsidDel="00000000" w:rsidP="00000000" w:rsidRDefault="00000000" w:rsidRPr="00000000" w14:paraId="0000004D">
          <w:pPr>
            <w:spacing w:line="480" w:lineRule="auto"/>
            <w:ind w:right="30"/>
            <w:jc w:val="center"/>
            <w:rPr>
              <w:ins w:author="ERA MARIE GANNABAN" w:id="6" w:date="2026-08-15T01:56:45Z"/>
              <w:rFonts w:ascii="Arial" w:cs="Arial" w:eastAsia="Arial" w:hAnsi="Arial"/>
              <w:b w:val="1"/>
              <w:bCs w:val="1"/>
              <w:rPrChange w:author="ERA MARIE GANNABAN" w:id="7" w:date="2026-08-15T01:56:45Z">
                <w:rPr>
                  <w:rFonts w:ascii="Arial" w:cs="Arial" w:eastAsia="Arial" w:hAnsi="Arial"/>
                </w:rPr>
              </w:rPrChange>
            </w:rPr>
          </w:pPr>
          <w:sdt>
            <w:sdtPr>
              <w:id w:val="1371010619"/>
              <w:tag w:val="goog_rdk_33"/>
            </w:sdtPr>
            <w:sdtContent>
              <w:ins w:author="ERA MARIE GANNABAN" w:id="6" w:date="2026-08-15T01:56:45Z"/>
              <w:sdt>
                <w:sdtPr>
                  <w:id w:val="-1596284665"/>
                  <w:tag w:val="goog_rdk_34"/>
                </w:sdtPr>
                <w:sdtContent>
                  <w:ins w:author="ERA MARIE GANNABAN" w:id="6" w:date="2026-08-15T01:56:45Z">
                    <w:r w:rsidDel="00000000" w:rsidR="00000000" w:rsidRPr="00000000">
                      <w:rPr>
                        <w:rFonts w:ascii="Arial" w:cs="Arial" w:eastAsia="Arial" w:hAnsi="Arial"/>
                        <w:b w:val="1"/>
                        <w:bCs w:val="1"/>
                        <w:rtl w:val="0"/>
                        <w:rPrChange w:author="ERA MARIE GANNABAN" w:id="7" w:date="2026-08-15T01:56:45Z">
                          <w:rPr>
                            <w:rFonts w:ascii="Arial" w:cs="Arial" w:eastAsia="Arial" w:hAnsi="Arial"/>
                          </w:rPr>
                        </w:rPrChange>
                      </w:rPr>
                      <w:t xml:space="preserve">DEVELOPMENT OF ODIN: A PERSONAL FINANCE MANAGEMENT </w:t>
                    </w:r>
                  </w:ins>
                </w:sdtContent>
              </w:sdt>
              <w:ins w:author="ERA MARIE GANNABAN" w:id="6" w:date="2026-08-15T01:56:45Z"/>
            </w:sdtContent>
          </w:sdt>
        </w:p>
      </w:sdtContent>
    </w:sdt>
    <w:sdt>
      <w:sdtPr>
        <w:id w:val="-2136157911"/>
        <w:tag w:val="goog_rdk_38"/>
      </w:sdtPr>
      <w:sdtContent>
        <w:p w:rsidR="00000000" w:rsidDel="00000000" w:rsidP="00000000" w:rsidRDefault="00000000" w:rsidRPr="00000000" w14:paraId="0000004E">
          <w:pPr>
            <w:spacing w:line="480" w:lineRule="auto"/>
            <w:ind w:right="30"/>
            <w:jc w:val="center"/>
            <w:rPr>
              <w:ins w:author="ERA MARIE GANNABAN" w:id="6" w:date="2026-08-15T01:56:45Z"/>
              <w:rFonts w:ascii="Arial" w:cs="Arial" w:eastAsia="Arial" w:hAnsi="Arial"/>
              <w:b w:val="1"/>
              <w:bCs w:val="1"/>
              <w:rPrChange w:author="ERA MARIE GANNABAN" w:id="7" w:date="2026-08-15T01:56:45Z">
                <w:rPr>
                  <w:rFonts w:ascii="Arial" w:cs="Arial" w:eastAsia="Arial" w:hAnsi="Arial"/>
                </w:rPr>
              </w:rPrChange>
            </w:rPr>
          </w:pPr>
          <w:sdt>
            <w:sdtPr>
              <w:id w:val="-2020936845"/>
              <w:tag w:val="goog_rdk_36"/>
            </w:sdtPr>
            <w:sdtContent>
              <w:ins w:author="ERA MARIE GANNABAN" w:id="6" w:date="2026-08-15T01:56:45Z"/>
              <w:sdt>
                <w:sdtPr>
                  <w:id w:val="-1843602530"/>
                  <w:tag w:val="goog_rdk_37"/>
                </w:sdtPr>
                <w:sdtContent>
                  <w:ins w:author="ERA MARIE GANNABAN" w:id="6" w:date="2026-08-15T01:56:45Z">
                    <w:r w:rsidDel="00000000" w:rsidR="00000000" w:rsidRPr="00000000">
                      <w:rPr>
                        <w:rFonts w:ascii="Arial" w:cs="Arial" w:eastAsia="Arial" w:hAnsi="Arial"/>
                        <w:b w:val="1"/>
                        <w:bCs w:val="1"/>
                        <w:rtl w:val="0"/>
                        <w:rPrChange w:author="ERA MARIE GANNABAN" w:id="7" w:date="2026-08-15T01:56:45Z">
                          <w:rPr>
                            <w:rFonts w:ascii="Arial" w:cs="Arial" w:eastAsia="Arial" w:hAnsi="Arial"/>
                          </w:rPr>
                        </w:rPrChange>
                      </w:rPr>
                      <w:t xml:space="preserve">APPLICATION FOR FILIPINO WORKING YOUNG ADULTS USING</w:t>
                    </w:r>
                  </w:ins>
                </w:sdtContent>
              </w:sdt>
              <w:ins w:author="ERA MARIE GANNABAN" w:id="6" w:date="2026-08-15T01:56:45Z"/>
            </w:sdtContent>
          </w:sdt>
        </w:p>
      </w:sdtContent>
    </w:sdt>
    <w:sdt>
      <w:sdtPr>
        <w:id w:val="928803074"/>
        <w:tag w:val="goog_rdk_41"/>
      </w:sdtPr>
      <w:sdtContent>
        <w:p w:rsidR="00000000" w:rsidDel="00000000" w:rsidP="00000000" w:rsidRDefault="00000000" w:rsidRPr="00000000" w14:paraId="0000004F">
          <w:pPr>
            <w:spacing w:line="480" w:lineRule="auto"/>
            <w:ind w:right="30"/>
            <w:jc w:val="center"/>
            <w:rPr>
              <w:ins w:author="ERA MARIE GANNABAN" w:id="6" w:date="2026-08-15T01:56:45Z"/>
              <w:rFonts w:ascii="Arial" w:cs="Arial" w:eastAsia="Arial" w:hAnsi="Arial"/>
              <w:b w:val="1"/>
              <w:bCs w:val="1"/>
              <w:rPrChange w:author="ERA MARIE GANNABAN" w:id="7" w:date="2026-08-15T01:56:45Z">
                <w:rPr>
                  <w:rFonts w:ascii="Arial" w:cs="Arial" w:eastAsia="Arial" w:hAnsi="Arial"/>
                </w:rPr>
              </w:rPrChange>
            </w:rPr>
          </w:pPr>
          <w:sdt>
            <w:sdtPr>
              <w:id w:val="589706275"/>
              <w:tag w:val="goog_rdk_39"/>
            </w:sdtPr>
            <w:sdtContent>
              <w:ins w:author="ERA MARIE GANNABAN" w:id="6" w:date="2026-08-15T01:56:45Z"/>
              <w:sdt>
                <w:sdtPr>
                  <w:id w:val="-1110427559"/>
                  <w:tag w:val="goog_rdk_40"/>
                </w:sdtPr>
                <w:sdtContent>
                  <w:ins w:author="ERA MARIE GANNABAN" w:id="6" w:date="2026-08-15T01:56:45Z">
                    <w:r w:rsidDel="00000000" w:rsidR="00000000" w:rsidRPr="00000000">
                      <w:rPr>
                        <w:rFonts w:ascii="Arial" w:cs="Arial" w:eastAsia="Arial" w:hAnsi="Arial"/>
                        <w:b w:val="1"/>
                        <w:bCs w:val="1"/>
                        <w:rtl w:val="0"/>
                        <w:rPrChange w:author="ERA MARIE GANNABAN" w:id="7" w:date="2026-08-15T01:56:45Z">
                          <w:rPr>
                            <w:rFonts w:ascii="Arial" w:cs="Arial" w:eastAsia="Arial" w:hAnsi="Arial"/>
                          </w:rPr>
                        </w:rPrChange>
                      </w:rPr>
                      <w:t xml:space="preserve">RANDOM FOREST, LSTM, AND ISOLATION FOREST</w:t>
                    </w:r>
                  </w:ins>
                </w:sdtContent>
              </w:sdt>
              <w:ins w:author="ERA MARIE GANNABAN" w:id="6" w:date="2026-08-15T01:56:45Z"/>
            </w:sdtContent>
          </w:sdt>
        </w:p>
      </w:sdtContent>
    </w:sdt>
    <w:p w:rsidR="00000000" w:rsidDel="00000000" w:rsidP="00000000" w:rsidRDefault="00000000" w:rsidRPr="00000000" w14:paraId="00000050">
      <w:pPr>
        <w:spacing w:line="480" w:lineRule="auto"/>
        <w:ind w:right="3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1">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52">
      <w:pPr>
        <w:pStyle w:val="Heading2"/>
        <w:keepNext w:val="0"/>
        <w:spacing w:after="0" w:before="0" w:line="480" w:lineRule="auto"/>
        <w:ind w:right="30"/>
        <w:jc w:val="both"/>
        <w:rPr>
          <w:rFonts w:ascii="Arial" w:cs="Arial" w:eastAsia="Arial" w:hAnsi="Arial"/>
          <w:sz w:val="24"/>
          <w:szCs w:val="24"/>
        </w:rPr>
      </w:pPr>
      <w:bookmarkStart w:colFirst="0" w:colLast="0" w:name="_heading=h.8ftlwr6sr39n" w:id="5"/>
      <w:bookmarkEnd w:id="5"/>
      <w:r w:rsidDel="00000000" w:rsidR="00000000" w:rsidRPr="00000000">
        <w:rPr>
          <w:rFonts w:ascii="Arial" w:cs="Arial" w:eastAsia="Arial" w:hAnsi="Arial"/>
          <w:sz w:val="24"/>
          <w:szCs w:val="24"/>
          <w:rtl w:val="0"/>
        </w:rPr>
        <w:t xml:space="preserve">Specific Objectives</w:t>
      </w:r>
    </w:p>
    <w:p w:rsidR="00000000" w:rsidDel="00000000" w:rsidP="00000000" w:rsidRDefault="00000000" w:rsidRPr="00000000" w14:paraId="00000053">
      <w:pPr>
        <w:spacing w:line="480" w:lineRule="auto"/>
        <w:ind w:right="30"/>
        <w:jc w:val="both"/>
        <w:rPr>
          <w:rFonts w:ascii="Arial" w:cs="Arial" w:eastAsia="Arial" w:hAnsi="Arial"/>
        </w:rPr>
      </w:pPr>
      <w:r w:rsidDel="00000000" w:rsidR="00000000" w:rsidRPr="00000000">
        <w:rPr>
          <w:rFonts w:ascii="Arial" w:cs="Arial" w:eastAsia="Arial" w:hAnsi="Arial"/>
          <w:rtl w:val="0"/>
        </w:rPr>
        <w:tab/>
        <w:t xml:space="preserve">In order to fulfill the main objective of this project, the authors constructed the following specific objectives:</w:t>
      </w:r>
    </w:p>
    <w:p w:rsidR="00000000" w:rsidDel="00000000" w:rsidP="00000000" w:rsidRDefault="00000000" w:rsidRPr="00000000" w14:paraId="00000054">
      <w:pPr>
        <w:numPr>
          <w:ilvl w:val="0"/>
          <w:numId w:val="3"/>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Examine and understand the fundamental financial management </w:t>
      </w:r>
      <w:sdt>
        <w:sdtPr>
          <w:id w:val="-30447281"/>
          <w:tag w:val="goog_rdk_42"/>
        </w:sdtPr>
        <w:sdtContent>
          <w:commentRangeStart w:id="20"/>
        </w:sdtContent>
      </w:sdt>
      <w:r w:rsidDel="00000000" w:rsidR="00000000" w:rsidRPr="00000000">
        <w:rPr>
          <w:rFonts w:ascii="Arial" w:cs="Arial" w:eastAsia="Arial" w:hAnsi="Arial"/>
          <w:rtl w:val="0"/>
        </w:rPr>
        <w:t xml:space="preserve">behaviors,</w:t>
      </w:r>
      <w:commentRangeEnd w:id="20"/>
      <w:r w:rsidDel="00000000" w:rsidR="00000000" w:rsidRPr="00000000">
        <w:commentReference w:id="20"/>
      </w:r>
      <w:r w:rsidDel="00000000" w:rsidR="00000000" w:rsidRPr="00000000">
        <w:rPr>
          <w:rFonts w:ascii="Arial" w:cs="Arial" w:eastAsia="Arial" w:hAnsi="Arial"/>
          <w:rtl w:val="0"/>
        </w:rPr>
        <w:t xml:space="preserve"> challenges, and needs of the target demographic.</w:t>
      </w:r>
    </w:p>
    <w:p w:rsidR="00000000" w:rsidDel="00000000" w:rsidP="00000000" w:rsidRDefault="00000000" w:rsidRPr="00000000" w14:paraId="00000055">
      <w:pPr>
        <w:numPr>
          <w:ilvl w:val="0"/>
          <w:numId w:val="3"/>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Explore existing systems and applications </w:t>
      </w:r>
      <w:sdt>
        <w:sdtPr>
          <w:id w:val="-883200065"/>
          <w:tag w:val="goog_rdk_43"/>
        </w:sdtPr>
        <w:sdtContent>
          <w:ins w:author="ERA MARIE GANNABAN" w:id="8" w:date="2026-08-15T02:01:07Z">
            <w:r w:rsidDel="00000000" w:rsidR="00000000" w:rsidRPr="00000000">
              <w:rPr>
                <w:rFonts w:ascii="Arial" w:cs="Arial" w:eastAsia="Arial" w:hAnsi="Arial"/>
                <w:rtl w:val="0"/>
              </w:rPr>
              <w:t xml:space="preserve">relevant to </w:t>
            </w:r>
          </w:ins>
        </w:sdtContent>
      </w:sdt>
      <w:r w:rsidDel="00000000" w:rsidR="00000000" w:rsidRPr="00000000">
        <w:rPr>
          <w:rFonts w:ascii="Arial" w:cs="Arial" w:eastAsia="Arial" w:hAnsi="Arial"/>
          <w:rtl w:val="0"/>
        </w:rPr>
        <w:t xml:space="preserve">of intelligent PFM </w:t>
      </w:r>
      <w:sdt>
        <w:sdtPr>
          <w:id w:val="258672370"/>
          <w:tag w:val="goog_rdk_44"/>
        </w:sdtPr>
        <w:sdtContent>
          <w:del w:author="ERA MARIE GANNABAN" w:id="9" w:date="2026-08-15T02:00:32Z"/>
          <w:sdt>
            <w:sdtPr>
              <w:id w:val="-292853008"/>
              <w:tag w:val="goog_rdk_45"/>
            </w:sdtPr>
            <w:sdtContent>
              <w:commentRangeStart w:id="21"/>
            </w:sdtContent>
          </w:sdt>
          <w:del w:author="ERA MARIE GANNABAN" w:id="9" w:date="2026-08-15T02:00:32Z">
            <w:r w:rsidDel="00000000" w:rsidR="00000000" w:rsidRPr="00000000">
              <w:rPr>
                <w:rFonts w:ascii="Arial" w:cs="Arial" w:eastAsia="Arial" w:hAnsi="Arial"/>
                <w:rtl w:val="0"/>
              </w:rPr>
              <w:delText xml:space="preserve">systems, analyzing their features, architectures, and limitations to inform the design of Odin.</w:delText>
            </w:r>
          </w:del>
        </w:sdtContent>
      </w:sdt>
      <w:sdt>
        <w:sdtPr>
          <w:id w:val="523468955"/>
          <w:tag w:val="goog_rdk_46"/>
        </w:sdtPr>
        <w:sdtContent>
          <w:ins w:author="ERA MARIE GANNABAN" w:id="9" w:date="2026-08-15T02:00:32Z">
            <w:commentRangeEnd w:id="21"/>
            <w:r w:rsidDel="00000000" w:rsidR="00000000" w:rsidRPr="00000000">
              <w:commentReference w:id="21"/>
            </w:r>
            <w:r w:rsidDel="00000000" w:rsidR="00000000" w:rsidRPr="00000000">
              <w:rPr>
                <w:rFonts w:ascii="Arial" w:cs="Arial" w:eastAsia="Arial" w:hAnsi="Arial"/>
                <w:rtl w:val="0"/>
              </w:rPr>
              <w:t xml:space="preserve"> </w:t>
            </w:r>
          </w:ins>
        </w:sdtContent>
      </w:sdt>
      <w:r w:rsidDel="00000000" w:rsidR="00000000" w:rsidRPr="00000000">
        <w:rPr>
          <w:rtl w:val="0"/>
        </w:rPr>
      </w:r>
    </w:p>
    <w:p w:rsidR="00000000" w:rsidDel="00000000" w:rsidP="00000000" w:rsidRDefault="00000000" w:rsidRPr="00000000" w14:paraId="00000056">
      <w:pPr>
        <w:numPr>
          <w:ilvl w:val="0"/>
          <w:numId w:val="3"/>
        </w:numPr>
        <w:spacing w:line="480" w:lineRule="auto"/>
        <w:ind w:left="720" w:right="30" w:hanging="360"/>
        <w:jc w:val="both"/>
        <w:rPr>
          <w:rFonts w:ascii="Arial" w:cs="Arial" w:eastAsia="Arial" w:hAnsi="Arial"/>
          <w:b w:val="0"/>
          <w:bCs w:val="0"/>
          <w:sz w:val="24"/>
          <w:szCs w:val="24"/>
        </w:rPr>
      </w:pPr>
      <w:sdt>
        <w:sdtPr>
          <w:id w:val="-86106951"/>
          <w:tag w:val="goog_rdk_47"/>
        </w:sdtPr>
        <w:sdtContent>
          <w:commentRangeStart w:id="22"/>
        </w:sdtContent>
      </w:sdt>
      <w:r w:rsidDel="00000000" w:rsidR="00000000" w:rsidRPr="00000000">
        <w:rPr>
          <w:rFonts w:ascii="Arial" w:cs="Arial" w:eastAsia="Arial" w:hAnsi="Arial"/>
          <w:rtl w:val="0"/>
        </w:rPr>
        <w:t xml:space="preserve">Analyze, understand, and perform preprocessing activities on financial data sources to ensure data is suitable for ingestion and analysis by the PFM system.</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57">
      <w:pPr>
        <w:numPr>
          <w:ilvl w:val="0"/>
          <w:numId w:val="3"/>
        </w:numPr>
        <w:spacing w:line="480" w:lineRule="auto"/>
        <w:ind w:left="720" w:right="30" w:hanging="360"/>
        <w:jc w:val="both"/>
        <w:rPr>
          <w:rFonts w:ascii="Arial" w:cs="Arial" w:eastAsia="Arial" w:hAnsi="Arial"/>
          <w:b w:val="0"/>
          <w:bCs w:val="0"/>
          <w:sz w:val="24"/>
          <w:szCs w:val="24"/>
        </w:rPr>
      </w:pPr>
      <w:sdt>
        <w:sdtPr>
          <w:id w:val="-247116374"/>
          <w:tag w:val="goog_rdk_48"/>
        </w:sdtPr>
        <w:sdtContent>
          <w:commentRangeStart w:id="23"/>
        </w:sdtContent>
      </w:sdt>
      <w:r w:rsidDel="00000000" w:rsidR="00000000" w:rsidRPr="00000000">
        <w:rPr>
          <w:rFonts w:ascii="Arial" w:cs="Arial" w:eastAsia="Arial" w:hAnsi="Arial"/>
          <w:rtl w:val="0"/>
        </w:rPr>
        <w:t xml:space="preserve">Train and evaluate Odin's four models, the Personal Financial Profile (PFP) Classification, Budget Optimization, Financial Forecasting, and Anomalous Transaction Detection models, using the following evaluation </w:t>
      </w:r>
      <w:commentRangeEnd w:id="23"/>
      <w:r w:rsidDel="00000000" w:rsidR="00000000" w:rsidRPr="00000000">
        <w:commentReference w:id="23"/>
      </w:r>
      <w:r w:rsidDel="00000000" w:rsidR="00000000" w:rsidRPr="00000000">
        <w:rPr>
          <w:rFonts w:ascii="Arial" w:cs="Arial" w:eastAsia="Arial" w:hAnsi="Arial"/>
          <w:rtl w:val="0"/>
        </w:rPr>
        <w:t xml:space="preserve">metrics:</w:t>
      </w:r>
    </w:p>
    <w:p w:rsidR="00000000" w:rsidDel="00000000" w:rsidP="00000000" w:rsidRDefault="00000000" w:rsidRPr="00000000" w14:paraId="00000058">
      <w:pPr>
        <w:numPr>
          <w:ilvl w:val="1"/>
          <w:numId w:val="3"/>
        </w:numPr>
        <w:spacing w:line="480" w:lineRule="auto"/>
        <w:ind w:left="1440" w:right="30" w:hanging="360"/>
        <w:jc w:val="both"/>
        <w:rPr>
          <w:rFonts w:ascii="Arial" w:cs="Arial" w:eastAsia="Arial" w:hAnsi="Arial"/>
          <w:b w:val="0"/>
          <w:bCs w:val="0"/>
          <w:sz w:val="24"/>
          <w:szCs w:val="24"/>
        </w:rPr>
      </w:pPr>
      <w:sdt>
        <w:sdtPr>
          <w:id w:val="-1025282698"/>
          <w:tag w:val="goog_rdk_49"/>
        </w:sdtPr>
        <w:sdtContent>
          <w:commentRangeStart w:id="24"/>
        </w:sdtContent>
      </w:sdt>
      <w:r w:rsidDel="00000000" w:rsidR="00000000" w:rsidRPr="00000000">
        <w:rPr>
          <w:rFonts w:ascii="Arial" w:cs="Arial" w:eastAsia="Arial" w:hAnsi="Arial"/>
          <w:rtl w:val="0"/>
        </w:rPr>
        <w:t xml:space="preserve">Personal Financial Profile Classification</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59">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Accuracy</w:t>
      </w:r>
    </w:p>
    <w:p w:rsidR="00000000" w:rsidDel="00000000" w:rsidP="00000000" w:rsidRDefault="00000000" w:rsidRPr="00000000" w14:paraId="0000005A">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Precision</w:t>
      </w:r>
    </w:p>
    <w:p w:rsidR="00000000" w:rsidDel="00000000" w:rsidP="00000000" w:rsidRDefault="00000000" w:rsidRPr="00000000" w14:paraId="0000005B">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Recall</w:t>
      </w:r>
    </w:p>
    <w:p w:rsidR="00000000" w:rsidDel="00000000" w:rsidP="00000000" w:rsidRDefault="00000000" w:rsidRPr="00000000" w14:paraId="0000005C">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F1-Score</w:t>
      </w:r>
    </w:p>
    <w:p w:rsidR="00000000" w:rsidDel="00000000" w:rsidP="00000000" w:rsidRDefault="00000000" w:rsidRPr="00000000" w14:paraId="0000005D">
      <w:pPr>
        <w:numPr>
          <w:ilvl w:val="1"/>
          <w:numId w:val="3"/>
        </w:numPr>
        <w:spacing w:line="480" w:lineRule="auto"/>
        <w:ind w:left="144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Budget Optimization</w:t>
      </w:r>
    </w:p>
    <w:p w:rsidR="00000000" w:rsidDel="00000000" w:rsidP="00000000" w:rsidRDefault="00000000" w:rsidRPr="00000000" w14:paraId="0000005E">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Constraint Satisfaction Rate (adherence to hard constraints such as budget ceiling, minimum floors, profile rules)</w:t>
      </w:r>
    </w:p>
    <w:p w:rsidR="00000000" w:rsidDel="00000000" w:rsidP="00000000" w:rsidRDefault="00000000" w:rsidRPr="00000000" w14:paraId="0000005F">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Budget Utilization Rate (proportion of available funds allocated)</w:t>
      </w:r>
    </w:p>
    <w:p w:rsidR="00000000" w:rsidDel="00000000" w:rsidP="00000000" w:rsidRDefault="00000000" w:rsidRPr="00000000" w14:paraId="00000060">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Deviation from User Preferences (deviation of the allocation from the user's category priorities and preferences)</w:t>
      </w:r>
    </w:p>
    <w:p w:rsidR="00000000" w:rsidDel="00000000" w:rsidP="00000000" w:rsidRDefault="00000000" w:rsidRPr="00000000" w14:paraId="00000061">
      <w:pPr>
        <w:numPr>
          <w:ilvl w:val="1"/>
          <w:numId w:val="3"/>
        </w:numPr>
        <w:spacing w:line="480" w:lineRule="auto"/>
        <w:ind w:left="1440" w:right="30" w:hanging="360"/>
        <w:jc w:val="both"/>
        <w:rPr>
          <w:rFonts w:ascii="Arial" w:cs="Arial" w:eastAsia="Arial" w:hAnsi="Arial"/>
          <w:b w:val="0"/>
          <w:bCs w:val="0"/>
          <w:sz w:val="24"/>
          <w:szCs w:val="24"/>
        </w:rPr>
      </w:pPr>
      <w:sdt>
        <w:sdtPr>
          <w:id w:val="1582554138"/>
          <w:tag w:val="goog_rdk_50"/>
        </w:sdtPr>
        <w:sdtContent>
          <w:commentRangeStart w:id="25"/>
        </w:sdtContent>
      </w:sdt>
      <w:r w:rsidDel="00000000" w:rsidR="00000000" w:rsidRPr="00000000">
        <w:rPr>
          <w:rFonts w:ascii="Arial" w:cs="Arial" w:eastAsia="Arial" w:hAnsi="Arial"/>
          <w:rtl w:val="0"/>
        </w:rPr>
        <w:t xml:space="preserve">Financial Forecasting</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62">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Mean Absolute Error (MAE)</w:t>
      </w:r>
    </w:p>
    <w:p w:rsidR="00000000" w:rsidDel="00000000" w:rsidP="00000000" w:rsidRDefault="00000000" w:rsidRPr="00000000" w14:paraId="00000063">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Symmetric Mean Absolute Percentage Error (SMAPE)</w:t>
      </w:r>
    </w:p>
    <w:p w:rsidR="00000000" w:rsidDel="00000000" w:rsidP="00000000" w:rsidRDefault="00000000" w:rsidRPr="00000000" w14:paraId="00000064">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Mean Directional Accuracy (MDA)</w:t>
      </w:r>
    </w:p>
    <w:p w:rsidR="00000000" w:rsidDel="00000000" w:rsidP="00000000" w:rsidRDefault="00000000" w:rsidRPr="00000000" w14:paraId="00000065">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Root Mean Square Error (RMSE)</w:t>
      </w:r>
    </w:p>
    <w:p w:rsidR="00000000" w:rsidDel="00000000" w:rsidP="00000000" w:rsidRDefault="00000000" w:rsidRPr="00000000" w14:paraId="00000066">
      <w:pPr>
        <w:numPr>
          <w:ilvl w:val="1"/>
          <w:numId w:val="3"/>
        </w:numPr>
        <w:spacing w:line="480" w:lineRule="auto"/>
        <w:ind w:left="1440" w:right="30" w:hanging="360"/>
        <w:jc w:val="both"/>
        <w:rPr>
          <w:rFonts w:ascii="Arial" w:cs="Arial" w:eastAsia="Arial" w:hAnsi="Arial"/>
          <w:b w:val="0"/>
          <w:bCs w:val="0"/>
          <w:sz w:val="24"/>
          <w:szCs w:val="24"/>
        </w:rPr>
      </w:pPr>
      <w:sdt>
        <w:sdtPr>
          <w:id w:val="-1536038975"/>
          <w:tag w:val="goog_rdk_51"/>
        </w:sdtPr>
        <w:sdtContent>
          <w:commentRangeStart w:id="26"/>
        </w:sdtContent>
      </w:sdt>
      <w:r w:rsidDel="00000000" w:rsidR="00000000" w:rsidRPr="00000000">
        <w:rPr>
          <w:rFonts w:ascii="Arial" w:cs="Arial" w:eastAsia="Arial" w:hAnsi="Arial"/>
          <w:rtl w:val="0"/>
        </w:rPr>
        <w:t xml:space="preserve">Anomalous Transaction Detection</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67">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Accuracy</w:t>
      </w:r>
    </w:p>
    <w:p w:rsidR="00000000" w:rsidDel="00000000" w:rsidP="00000000" w:rsidRDefault="00000000" w:rsidRPr="00000000" w14:paraId="00000068">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Precision</w:t>
      </w:r>
    </w:p>
    <w:p w:rsidR="00000000" w:rsidDel="00000000" w:rsidP="00000000" w:rsidRDefault="00000000" w:rsidRPr="00000000" w14:paraId="00000069">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Recall</w:t>
      </w:r>
    </w:p>
    <w:p w:rsidR="00000000" w:rsidDel="00000000" w:rsidP="00000000" w:rsidRDefault="00000000" w:rsidRPr="00000000" w14:paraId="0000006A">
      <w:pPr>
        <w:numPr>
          <w:ilvl w:val="2"/>
          <w:numId w:val="3"/>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F1-Score</w:t>
      </w:r>
    </w:p>
    <w:p w:rsidR="00000000" w:rsidDel="00000000" w:rsidP="00000000" w:rsidRDefault="00000000" w:rsidRPr="00000000" w14:paraId="0000006B">
      <w:pPr>
        <w:numPr>
          <w:ilvl w:val="0"/>
          <w:numId w:val="3"/>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Design </w:t>
      </w:r>
      <w:sdt>
        <w:sdtPr>
          <w:id w:val="-511928945"/>
          <w:tag w:val="goog_rdk_52"/>
        </w:sdtPr>
        <w:sdtContent>
          <w:ins w:author="ERA MARIE GANNABAN" w:id="10" w:date="2026-08-15T02:05:28Z">
            <w:r w:rsidDel="00000000" w:rsidR="00000000" w:rsidRPr="00000000">
              <w:rPr>
                <w:rFonts w:ascii="Arial" w:cs="Arial" w:eastAsia="Arial" w:hAnsi="Arial"/>
                <w:rtl w:val="0"/>
              </w:rPr>
              <w:t xml:space="preserve">the application with the following features: </w:t>
            </w:r>
          </w:ins>
        </w:sdtContent>
      </w:sdt>
      <w:sdt>
        <w:sdtPr>
          <w:id w:val="2022470028"/>
          <w:tag w:val="goog_rdk_53"/>
        </w:sdtPr>
        <w:sdtContent>
          <w:del w:author="ERA MARIE GANNABAN" w:id="10" w:date="2026-08-15T02:05:28Z">
            <w:r w:rsidDel="00000000" w:rsidR="00000000" w:rsidRPr="00000000">
              <w:rPr>
                <w:rFonts w:ascii="Arial" w:cs="Arial" w:eastAsia="Arial" w:hAnsi="Arial"/>
                <w:rtl w:val="0"/>
              </w:rPr>
              <w:delText xml:space="preserve">and develop the Odin mobile-based application with the following key features:</w:delText>
            </w:r>
          </w:del>
        </w:sdtContent>
      </w:sdt>
      <w:r w:rsidDel="00000000" w:rsidR="00000000" w:rsidRPr="00000000">
        <w:rPr>
          <w:rtl w:val="0"/>
        </w:rPr>
      </w:r>
    </w:p>
    <w:p w:rsidR="00000000" w:rsidDel="00000000" w:rsidP="00000000" w:rsidRDefault="00000000" w:rsidRPr="00000000" w14:paraId="0000006C">
      <w:pPr>
        <w:numPr>
          <w:ilvl w:val="1"/>
          <w:numId w:val="3"/>
        </w:numPr>
        <w:spacing w:line="480" w:lineRule="auto"/>
        <w:ind w:left="1440" w:right="30" w:hanging="360"/>
        <w:jc w:val="both"/>
        <w:rPr>
          <w:rFonts w:ascii="Arial" w:cs="Arial" w:eastAsia="Arial" w:hAnsi="Arial"/>
          <w:u w:val="none"/>
        </w:rPr>
      </w:pPr>
      <w:r w:rsidDel="00000000" w:rsidR="00000000" w:rsidRPr="00000000">
        <w:rPr>
          <w:rFonts w:ascii="Arial" w:cs="Arial" w:eastAsia="Arial" w:hAnsi="Arial"/>
          <w:rtl w:val="0"/>
        </w:rPr>
        <w:t xml:space="preserve">User Modules:</w:t>
      </w:r>
    </w:p>
    <w:p w:rsidR="00000000" w:rsidDel="00000000" w:rsidP="00000000" w:rsidRDefault="00000000" w:rsidRPr="00000000" w14:paraId="0000006D">
      <w:pPr>
        <w:numPr>
          <w:ilvl w:val="2"/>
          <w:numId w:val="3"/>
        </w:numPr>
        <w:spacing w:line="480" w:lineRule="auto"/>
        <w:ind w:left="2160" w:right="30" w:hanging="360"/>
        <w:jc w:val="both"/>
        <w:rPr>
          <w:rFonts w:ascii="Arial" w:cs="Arial" w:eastAsia="Arial" w:hAnsi="Arial"/>
        </w:rPr>
      </w:pPr>
      <w:sdt>
        <w:sdtPr>
          <w:id w:val="-533586690"/>
          <w:tag w:val="goog_rdk_54"/>
        </w:sdtPr>
        <w:sdtContent>
          <w:commentRangeStart w:id="27"/>
        </w:sdtContent>
      </w:sdt>
      <w:r w:rsidDel="00000000" w:rsidR="00000000" w:rsidRPr="00000000">
        <w:rPr>
          <w:rFonts w:ascii="Arial" w:cs="Arial" w:eastAsia="Arial" w:hAnsi="Arial"/>
          <w:rtl w:val="0"/>
        </w:rPr>
        <w:t xml:space="preserve">Personal Financial Profile (PFP) classification through an onboarding questionnaire, with reassessment </w:t>
      </w:r>
      <w:sdt>
        <w:sdtPr>
          <w:id w:val="146064398"/>
          <w:tag w:val="goog_rdk_55"/>
        </w:sdtPr>
        <w:sdtContent>
          <w:commentRangeStart w:id="28"/>
        </w:sdtContent>
      </w:sdt>
      <w:r w:rsidDel="00000000" w:rsidR="00000000" w:rsidRPr="00000000">
        <w:rPr>
          <w:rFonts w:ascii="Arial" w:cs="Arial" w:eastAsia="Arial" w:hAnsi="Arial"/>
          <w:rtl w:val="0"/>
        </w:rPr>
        <w:t xml:space="preserve">triggered by</w:t>
      </w:r>
      <w:commentRangeEnd w:id="28"/>
      <w:r w:rsidDel="00000000" w:rsidR="00000000" w:rsidRPr="00000000">
        <w:commentReference w:id="28"/>
      </w:r>
      <w:r w:rsidDel="00000000" w:rsidR="00000000" w:rsidRPr="00000000">
        <w:rPr>
          <w:rFonts w:ascii="Arial" w:cs="Arial" w:eastAsia="Arial" w:hAnsi="Arial"/>
          <w:rtl w:val="0"/>
        </w:rPr>
        <w:t xml:space="preserve"> triggered by significant changes in income stability, expense obligations, or savings runway.</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6E">
      <w:pPr>
        <w:numPr>
          <w:ilvl w:val="2"/>
          <w:numId w:val="3"/>
        </w:numPr>
        <w:spacing w:line="480" w:lineRule="auto"/>
        <w:ind w:left="2160" w:right="30" w:hanging="360"/>
        <w:jc w:val="both"/>
        <w:rPr>
          <w:rFonts w:ascii="Arial" w:cs="Arial" w:eastAsia="Arial" w:hAnsi="Arial"/>
        </w:rPr>
      </w:pPr>
      <w:sdt>
        <w:sdtPr>
          <w:id w:val="54846086"/>
          <w:tag w:val="goog_rdk_56"/>
        </w:sdtPr>
        <w:sdtContent>
          <w:commentRangeStart w:id="29"/>
        </w:sdtContent>
      </w:sdt>
      <w:r w:rsidDel="00000000" w:rsidR="00000000" w:rsidRPr="00000000">
        <w:rPr>
          <w:rFonts w:ascii="Arial" w:cs="Arial" w:eastAsia="Arial" w:hAnsi="Arial"/>
          <w:rtl w:val="0"/>
        </w:rPr>
        <w:t xml:space="preserve">Dashboard providing a quick overview of expense forecasts, recent transactions, budget plans and health, savings goals, debts, and anomalous transaction alerts;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6F">
      <w:pPr>
        <w:numPr>
          <w:ilvl w:val="2"/>
          <w:numId w:val="3"/>
        </w:numPr>
        <w:spacing w:line="480" w:lineRule="auto"/>
        <w:ind w:left="2160" w:right="30" w:hanging="360"/>
        <w:jc w:val="both"/>
        <w:rPr>
          <w:rFonts w:ascii="Arial" w:cs="Arial" w:eastAsia="Arial" w:hAnsi="Arial"/>
        </w:rPr>
      </w:pPr>
      <w:sdt>
        <w:sdtPr>
          <w:id w:val="-2033293260"/>
          <w:tag w:val="goog_rdk_57"/>
        </w:sdtPr>
        <w:sdtContent>
          <w:commentRangeStart w:id="30"/>
        </w:sdtContent>
      </w:sdt>
      <w:r w:rsidDel="00000000" w:rsidR="00000000" w:rsidRPr="00000000">
        <w:rPr>
          <w:rFonts w:ascii="Arial" w:cs="Arial" w:eastAsia="Arial" w:hAnsi="Arial"/>
          <w:rtl w:val="0"/>
        </w:rPr>
        <w:t xml:space="preserve">Transaction management with predefined income and expense categories, transaction history, templates, and scheduled recurring transactions;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70">
      <w:pPr>
        <w:numPr>
          <w:ilvl w:val="2"/>
          <w:numId w:val="3"/>
        </w:numPr>
        <w:spacing w:line="480" w:lineRule="auto"/>
        <w:ind w:left="2160" w:right="30" w:hanging="360"/>
        <w:jc w:val="both"/>
        <w:rPr>
          <w:rFonts w:ascii="Arial" w:cs="Arial" w:eastAsia="Arial" w:hAnsi="Arial"/>
        </w:rPr>
      </w:pPr>
      <w:sdt>
        <w:sdtPr>
          <w:id w:val="-631473602"/>
          <w:tag w:val="goog_rdk_58"/>
        </w:sdtPr>
        <w:sdtContent>
          <w:commentRangeStart w:id="31"/>
        </w:sdtContent>
      </w:sdt>
      <w:r w:rsidDel="00000000" w:rsidR="00000000" w:rsidRPr="00000000">
        <w:rPr>
          <w:rFonts w:ascii="Arial" w:cs="Arial" w:eastAsia="Arial" w:hAnsi="Arial"/>
          <w:rtl w:val="0"/>
        </w:rPr>
        <w:t xml:space="preserve">Personalized financial forecasting showing predicted total and per-category spending for weekly, semi-monthly, or monthly periods once sufficient transaction history is available;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71">
      <w:pPr>
        <w:numPr>
          <w:ilvl w:val="2"/>
          <w:numId w:val="3"/>
        </w:numPr>
        <w:spacing w:line="480" w:lineRule="auto"/>
        <w:ind w:left="2160" w:right="30" w:hanging="360"/>
        <w:jc w:val="both"/>
        <w:rPr>
          <w:rFonts w:ascii="Arial" w:cs="Arial" w:eastAsia="Arial" w:hAnsi="Arial"/>
        </w:rPr>
      </w:pPr>
      <w:sdt>
        <w:sdtPr>
          <w:id w:val="1286486992"/>
          <w:tag w:val="goog_rdk_59"/>
        </w:sdtPr>
        <w:sdtContent>
          <w:commentRangeStart w:id="32"/>
        </w:sdtContent>
      </w:sdt>
      <w:r w:rsidDel="00000000" w:rsidR="00000000" w:rsidRPr="00000000">
        <w:rPr>
          <w:rFonts w:ascii="Arial" w:cs="Arial" w:eastAsia="Arial" w:hAnsi="Arial"/>
          <w:rtl w:val="0"/>
        </w:rPr>
        <w:t xml:space="preserve">Cold-start fallback forecasting showing a profile-average baseline derived from pre-trained model priors when insufficient transaction history is available, with a visible indication that the forecast is not yet personalized;</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72">
      <w:pPr>
        <w:numPr>
          <w:ilvl w:val="2"/>
          <w:numId w:val="3"/>
        </w:numPr>
        <w:spacing w:line="480" w:lineRule="auto"/>
        <w:ind w:left="2160" w:right="30" w:hanging="360"/>
        <w:jc w:val="both"/>
        <w:rPr>
          <w:rFonts w:ascii="Arial" w:cs="Arial" w:eastAsia="Arial" w:hAnsi="Arial"/>
        </w:rPr>
      </w:pPr>
      <w:sdt>
        <w:sdtPr>
          <w:id w:val="-1165537085"/>
          <w:tag w:val="goog_rdk_60"/>
        </w:sdtPr>
        <w:sdtContent>
          <w:commentRangeStart w:id="33"/>
        </w:sdtContent>
      </w:sdt>
      <w:r w:rsidDel="00000000" w:rsidR="00000000" w:rsidRPr="00000000">
        <w:rPr>
          <w:rFonts w:ascii="Arial" w:cs="Arial" w:eastAsia="Arial" w:hAnsi="Arial"/>
          <w:rtl w:val="0"/>
        </w:rPr>
        <w:t xml:space="preserve">Personalized budget optimization and recommendations based on the user’s financial profile and transaction history;</w:t>
      </w:r>
    </w:p>
    <w:p w:rsidR="00000000" w:rsidDel="00000000" w:rsidP="00000000" w:rsidRDefault="00000000" w:rsidRPr="00000000" w14:paraId="00000073">
      <w:pPr>
        <w:numPr>
          <w:ilvl w:val="2"/>
          <w:numId w:val="3"/>
        </w:numPr>
        <w:spacing w:line="480" w:lineRule="auto"/>
        <w:ind w:left="2160" w:right="30" w:hanging="360"/>
        <w:jc w:val="both"/>
        <w:rPr>
          <w:rFonts w:ascii="Arial" w:cs="Arial" w:eastAsia="Arial" w:hAnsi="Arial"/>
        </w:rPr>
      </w:pPr>
      <w:r w:rsidDel="00000000" w:rsidR="00000000" w:rsidRPr="00000000">
        <w:rPr>
          <w:rFonts w:ascii="Arial" w:cs="Arial" w:eastAsia="Arial" w:hAnsi="Arial"/>
          <w:rtl w:val="0"/>
        </w:rPr>
        <w:t xml:space="preserve">Anomalous transaction detection identifying spending patterns that significantly deviate from the user’s established behavioral baseline;</w:t>
      </w:r>
    </w:p>
    <w:p w:rsidR="00000000" w:rsidDel="00000000" w:rsidP="00000000" w:rsidRDefault="00000000" w:rsidRPr="00000000" w14:paraId="00000074">
      <w:pPr>
        <w:numPr>
          <w:ilvl w:val="2"/>
          <w:numId w:val="3"/>
        </w:numPr>
        <w:spacing w:line="480" w:lineRule="auto"/>
        <w:ind w:left="2160" w:right="30" w:hanging="360"/>
        <w:jc w:val="both"/>
        <w:rPr>
          <w:rFonts w:ascii="Arial" w:cs="Arial" w:eastAsia="Arial" w:hAnsi="Arial"/>
        </w:rPr>
      </w:pPr>
      <w:r w:rsidDel="00000000" w:rsidR="00000000" w:rsidRPr="00000000">
        <w:rPr>
          <w:rFonts w:ascii="Arial" w:cs="Arial" w:eastAsia="Arial" w:hAnsi="Arial"/>
          <w:rtl w:val="0"/>
        </w:rPr>
        <w:t xml:space="preserve">Rule-based budget overspending detection that alerts users when spending exceeds a category allocation;</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75">
      <w:pPr>
        <w:numPr>
          <w:ilvl w:val="2"/>
          <w:numId w:val="3"/>
        </w:numPr>
        <w:spacing w:line="480" w:lineRule="auto"/>
        <w:ind w:left="2160" w:right="30" w:hanging="360"/>
        <w:jc w:val="both"/>
        <w:rPr>
          <w:rFonts w:ascii="Arial" w:cs="Arial" w:eastAsia="Arial" w:hAnsi="Arial"/>
        </w:rPr>
      </w:pPr>
      <w:r w:rsidDel="00000000" w:rsidR="00000000" w:rsidRPr="00000000">
        <w:rPr>
          <w:rFonts w:ascii="Arial" w:cs="Arial" w:eastAsia="Arial" w:hAnsi="Arial"/>
          <w:rtl w:val="0"/>
        </w:rPr>
        <w:t xml:space="preserve">Savings goal management for defining savings and fund targets, recording contributions, monitoring cumulative progress, and projecting long-term goal </w:t>
      </w:r>
      <w:sdt>
        <w:sdtPr>
          <w:id w:val="-1884372029"/>
          <w:tag w:val="goog_rdk_61"/>
        </w:sdtPr>
        <w:sdtContent>
          <w:commentRangeStart w:id="34"/>
        </w:sdtContent>
      </w:sdt>
      <w:r w:rsidDel="00000000" w:rsidR="00000000" w:rsidRPr="00000000">
        <w:rPr>
          <w:rFonts w:ascii="Arial" w:cs="Arial" w:eastAsia="Arial" w:hAnsi="Arial"/>
          <w:rtl w:val="0"/>
        </w:rPr>
        <w:t xml:space="preserve">completion</w:t>
      </w:r>
      <w:commentRangeEnd w:id="34"/>
      <w:r w:rsidDel="00000000" w:rsidR="00000000" w:rsidRPr="00000000">
        <w:commentReference w:id="34"/>
      </w:r>
      <w:r w:rsidDel="00000000" w:rsidR="00000000" w:rsidRPr="00000000">
        <w:rPr>
          <w:rFonts w:ascii="Arial" w:cs="Arial" w:eastAsia="Arial" w:hAnsi="Arial"/>
          <w:rtl w:val="0"/>
        </w:rPr>
        <w:t xml:space="preserve">;</w:t>
      </w:r>
    </w:p>
    <w:p w:rsidR="00000000" w:rsidDel="00000000" w:rsidP="00000000" w:rsidRDefault="00000000" w:rsidRPr="00000000" w14:paraId="00000076">
      <w:pPr>
        <w:numPr>
          <w:ilvl w:val="2"/>
          <w:numId w:val="3"/>
        </w:numPr>
        <w:spacing w:line="480" w:lineRule="auto"/>
        <w:ind w:left="2160" w:right="30" w:hanging="360"/>
        <w:jc w:val="both"/>
        <w:rPr>
          <w:rFonts w:ascii="Arial" w:cs="Arial" w:eastAsia="Arial" w:hAnsi="Arial"/>
        </w:rPr>
      </w:pPr>
      <w:sdt>
        <w:sdtPr>
          <w:id w:val="2059184574"/>
          <w:tag w:val="goog_rdk_62"/>
        </w:sdtPr>
        <w:sdtContent>
          <w:commentRangeStart w:id="35"/>
        </w:sdtContent>
      </w:sdt>
      <w:r w:rsidDel="00000000" w:rsidR="00000000" w:rsidRPr="00000000">
        <w:rPr>
          <w:rFonts w:ascii="Arial" w:cs="Arial" w:eastAsia="Arial" w:hAnsi="Arial"/>
          <w:rtl w:val="0"/>
        </w:rPr>
        <w:t xml:space="preserve">Debt management for recording debts, tracking payments, and presenting repayment strategies and payoff projections.</w:t>
      </w:r>
      <w:commentRangeEnd w:id="35"/>
      <w:r w:rsidDel="00000000" w:rsidR="00000000" w:rsidRPr="00000000">
        <w:commentReference w:id="35"/>
      </w:r>
      <w:r w:rsidDel="00000000" w:rsidR="00000000" w:rsidRPr="00000000">
        <w:rPr>
          <w:rtl w:val="0"/>
        </w:rPr>
      </w:r>
    </w:p>
    <w:sdt>
      <w:sdtPr>
        <w:id w:val="530600993"/>
        <w:tag w:val="goog_rdk_66"/>
      </w:sdtPr>
      <w:sdtContent>
        <w:p w:rsidR="00000000" w:rsidDel="00000000" w:rsidP="00000000" w:rsidRDefault="00000000" w:rsidRPr="00000000" w14:paraId="00000077">
          <w:pPr>
            <w:numPr>
              <w:ilvl w:val="0"/>
              <w:numId w:val="3"/>
            </w:numPr>
            <w:spacing w:line="480" w:lineRule="auto"/>
            <w:ind w:left="720" w:right="30" w:hanging="360"/>
            <w:jc w:val="both"/>
            <w:rPr>
              <w:del w:author="ERA MARIE GANNABAN" w:id="12" w:date="2026-08-15T02:20:17Z"/>
              <w:rFonts w:ascii="Arial" w:cs="Arial" w:eastAsia="Arial" w:hAnsi="Arial"/>
              <w:b w:val="0"/>
              <w:bCs w:val="0"/>
              <w:sz w:val="24"/>
              <w:szCs w:val="24"/>
            </w:rPr>
          </w:pPr>
          <w:r w:rsidDel="00000000" w:rsidR="00000000" w:rsidRPr="00000000">
            <w:rPr>
              <w:rFonts w:ascii="Arial" w:cs="Arial" w:eastAsia="Arial" w:hAnsi="Arial"/>
              <w:rtl w:val="0"/>
            </w:rPr>
            <w:t xml:space="preserve">Test the functionality</w:t>
          </w:r>
          <w:sdt>
            <w:sdtPr>
              <w:id w:val="-345912143"/>
              <w:tag w:val="goog_rdk_63"/>
            </w:sdtPr>
            <w:sdtContent>
              <w:ins w:author="ERA MARIE GANNABAN" w:id="11" w:date="2026-08-15T02:20:22Z">
                <w:r w:rsidDel="00000000" w:rsidR="00000000" w:rsidRPr="00000000">
                  <w:rPr>
                    <w:rFonts w:ascii="Arial" w:cs="Arial" w:eastAsia="Arial" w:hAnsi="Arial"/>
                    <w:rtl w:val="0"/>
                  </w:rPr>
                  <w:t xml:space="preserve">, performance efficiency &lt;add 2 more non functional requierments&gt;</w:t>
                </w:r>
              </w:ins>
            </w:sdtContent>
          </w:sdt>
          <w:sdt>
            <w:sdtPr>
              <w:id w:val="-1467546147"/>
              <w:tag w:val="goog_rdk_64"/>
            </w:sdtPr>
            <w:sdtContent>
              <w:del w:author="ERA MARIE GANNABAN" w:id="11" w:date="2026-08-15T02:20:22Z">
                <w:r w:rsidDel="00000000" w:rsidR="00000000" w:rsidRPr="00000000">
                  <w:rPr>
                    <w:rFonts w:ascii="Arial" w:cs="Arial" w:eastAsia="Arial" w:hAnsi="Arial"/>
                    <w:rtl w:val="0"/>
                  </w:rPr>
                  <w:delText xml:space="preserve"> and non-functionality of the system based on the </w:delText>
                </w:r>
                <w:r w:rsidDel="00000000" w:rsidR="00000000" w:rsidRPr="00000000">
                  <w:rPr>
                    <w:rFonts w:ascii="Arial" w:cs="Arial" w:eastAsia="Arial" w:hAnsi="Arial"/>
                    <w:rtl w:val="0"/>
                  </w:rPr>
                  <w:delText xml:space="preserve">following test cases:</w:delText>
                </w:r>
              </w:del>
            </w:sdtContent>
          </w:sdt>
          <w:sdt>
            <w:sdtPr>
              <w:id w:val="-1594089438"/>
              <w:tag w:val="goog_rdk_65"/>
            </w:sdtPr>
            <w:sdtContent>
              <w:del w:author="ERA MARIE GANNABAN" w:id="12" w:date="2026-08-15T02:20:17Z">
                <w:r w:rsidDel="00000000" w:rsidR="00000000" w:rsidRPr="00000000">
                  <w:rPr>
                    <w:rtl w:val="0"/>
                  </w:rPr>
                </w:r>
              </w:del>
            </w:sdtContent>
          </w:sdt>
        </w:p>
      </w:sdtContent>
    </w:sdt>
    <w:sdt>
      <w:sdtPr>
        <w:id w:val="1435120962"/>
        <w:tag w:val="goog_rdk_68"/>
      </w:sdtPr>
      <w:sdtContent>
        <w:p w:rsidR="00000000" w:rsidDel="00000000" w:rsidP="00000000" w:rsidRDefault="00000000" w:rsidRPr="00000000" w14:paraId="00000078">
          <w:pPr>
            <w:numPr>
              <w:ilvl w:val="1"/>
              <w:numId w:val="3"/>
            </w:numPr>
            <w:spacing w:line="480" w:lineRule="auto"/>
            <w:ind w:left="1440" w:right="30" w:hanging="360"/>
            <w:jc w:val="both"/>
            <w:rPr>
              <w:del w:author="ERA MARIE GANNABAN" w:id="12" w:date="2026-08-15T02:20:17Z"/>
              <w:rFonts w:ascii="Arial" w:cs="Arial" w:eastAsia="Arial" w:hAnsi="Arial"/>
              <w:b w:val="0"/>
              <w:bCs w:val="0"/>
              <w:sz w:val="24"/>
              <w:szCs w:val="24"/>
            </w:rPr>
          </w:pPr>
          <w:sdt>
            <w:sdtPr>
              <w:id w:val="-251416237"/>
              <w:tag w:val="goog_rdk_67"/>
            </w:sdtPr>
            <w:sdtContent>
              <w:del w:author="ERA MARIE GANNABAN" w:id="12" w:date="2026-08-15T02:20:17Z">
                <w:r w:rsidDel="00000000" w:rsidR="00000000" w:rsidRPr="00000000">
                  <w:rPr>
                    <w:rFonts w:ascii="Arial" w:cs="Arial" w:eastAsia="Arial" w:hAnsi="Arial"/>
                    <w:rtl w:val="0"/>
                  </w:rPr>
                  <w:delText xml:space="preserve">Functional requirements:</w:delText>
                </w:r>
              </w:del>
            </w:sdtContent>
          </w:sdt>
        </w:p>
      </w:sdtContent>
    </w:sdt>
    <w:sdt>
      <w:sdtPr>
        <w:id w:val="-920758102"/>
        <w:tag w:val="goog_rdk_70"/>
      </w:sdtPr>
      <w:sdtContent>
        <w:p w:rsidR="00000000" w:rsidDel="00000000" w:rsidP="00000000" w:rsidRDefault="00000000" w:rsidRPr="00000000" w14:paraId="00000079">
          <w:pPr>
            <w:numPr>
              <w:ilvl w:val="2"/>
              <w:numId w:val="3"/>
            </w:numPr>
            <w:spacing w:line="480" w:lineRule="auto"/>
            <w:ind w:left="2160" w:right="30" w:hanging="360"/>
            <w:jc w:val="both"/>
            <w:rPr>
              <w:del w:author="ERA MARIE GANNABAN" w:id="12" w:date="2026-08-15T02:20:17Z"/>
              <w:rFonts w:ascii="Arial" w:cs="Arial" w:eastAsia="Arial" w:hAnsi="Arial"/>
            </w:rPr>
          </w:pPr>
          <w:sdt>
            <w:sdtPr>
              <w:id w:val="-924152687"/>
              <w:tag w:val="goog_rdk_69"/>
            </w:sdtPr>
            <w:sdtContent>
              <w:del w:author="ERA MARIE GANNABAN" w:id="12" w:date="2026-08-15T02:20:17Z">
                <w:r w:rsidDel="00000000" w:rsidR="00000000" w:rsidRPr="00000000">
                  <w:rPr>
                    <w:rFonts w:ascii="Arial" w:cs="Arial" w:eastAsia="Arial" w:hAnsi="Arial"/>
                    <w:rtl w:val="0"/>
                  </w:rPr>
                  <w:delText xml:space="preserve">User Module</w:delText>
                </w:r>
              </w:del>
            </w:sdtContent>
          </w:sdt>
        </w:p>
      </w:sdtContent>
    </w:sdt>
    <w:sdt>
      <w:sdtPr>
        <w:id w:val="-898676026"/>
        <w:tag w:val="goog_rdk_72"/>
      </w:sdtPr>
      <w:sdtContent>
        <w:p w:rsidR="00000000" w:rsidDel="00000000" w:rsidP="00000000" w:rsidRDefault="00000000" w:rsidRPr="00000000" w14:paraId="0000007A">
          <w:pPr>
            <w:numPr>
              <w:ilvl w:val="2"/>
              <w:numId w:val="3"/>
            </w:numPr>
            <w:spacing w:line="480" w:lineRule="auto"/>
            <w:ind w:left="2160" w:right="30" w:hanging="360"/>
            <w:jc w:val="both"/>
            <w:rPr>
              <w:del w:author="ERA MARIE GANNABAN" w:id="12" w:date="2026-08-15T02:20:17Z"/>
              <w:rFonts w:ascii="Arial" w:cs="Arial" w:eastAsia="Arial" w:hAnsi="Arial"/>
            </w:rPr>
          </w:pPr>
          <w:sdt>
            <w:sdtPr>
              <w:id w:val="830899222"/>
              <w:tag w:val="goog_rdk_71"/>
            </w:sdtPr>
            <w:sdtContent>
              <w:del w:author="ERA MARIE GANNABAN" w:id="12" w:date="2026-08-15T02:20:17Z">
                <w:r w:rsidDel="00000000" w:rsidR="00000000" w:rsidRPr="00000000">
                  <w:rPr>
                    <w:rFonts w:ascii="Arial" w:cs="Arial" w:eastAsia="Arial" w:hAnsi="Arial"/>
                    <w:rtl w:val="0"/>
                  </w:rPr>
                  <w:delText xml:space="preserve">Registration Module</w:delText>
                </w:r>
              </w:del>
            </w:sdtContent>
          </w:sdt>
        </w:p>
      </w:sdtContent>
    </w:sdt>
    <w:sdt>
      <w:sdtPr>
        <w:id w:val="-743791911"/>
        <w:tag w:val="goog_rdk_74"/>
      </w:sdtPr>
      <w:sdtContent>
        <w:p w:rsidR="00000000" w:rsidDel="00000000" w:rsidP="00000000" w:rsidRDefault="00000000" w:rsidRPr="00000000" w14:paraId="0000007B">
          <w:pPr>
            <w:numPr>
              <w:ilvl w:val="2"/>
              <w:numId w:val="3"/>
            </w:numPr>
            <w:spacing w:line="480" w:lineRule="auto"/>
            <w:ind w:left="2160" w:right="30" w:hanging="360"/>
            <w:jc w:val="both"/>
            <w:rPr>
              <w:del w:author="ERA MARIE GANNABAN" w:id="12" w:date="2026-08-15T02:20:17Z"/>
              <w:rFonts w:ascii="Arial" w:cs="Arial" w:eastAsia="Arial" w:hAnsi="Arial"/>
            </w:rPr>
          </w:pPr>
          <w:sdt>
            <w:sdtPr>
              <w:id w:val="194239034"/>
              <w:tag w:val="goog_rdk_73"/>
            </w:sdtPr>
            <w:sdtContent>
              <w:del w:author="ERA MARIE GANNABAN" w:id="12" w:date="2026-08-15T02:20:17Z">
                <w:r w:rsidDel="00000000" w:rsidR="00000000" w:rsidRPr="00000000">
                  <w:rPr>
                    <w:rFonts w:ascii="Arial" w:cs="Arial" w:eastAsia="Arial" w:hAnsi="Arial"/>
                    <w:rtl w:val="0"/>
                  </w:rPr>
                  <w:delText xml:space="preserve">Questionnaire Module</w:delText>
                </w:r>
              </w:del>
            </w:sdtContent>
          </w:sdt>
        </w:p>
      </w:sdtContent>
    </w:sdt>
    <w:sdt>
      <w:sdtPr>
        <w:id w:val="432147859"/>
        <w:tag w:val="goog_rdk_76"/>
      </w:sdtPr>
      <w:sdtContent>
        <w:p w:rsidR="00000000" w:rsidDel="00000000" w:rsidP="00000000" w:rsidRDefault="00000000" w:rsidRPr="00000000" w14:paraId="0000007C">
          <w:pPr>
            <w:numPr>
              <w:ilvl w:val="2"/>
              <w:numId w:val="3"/>
            </w:numPr>
            <w:spacing w:line="480" w:lineRule="auto"/>
            <w:ind w:left="2160" w:right="30" w:hanging="360"/>
            <w:jc w:val="both"/>
            <w:rPr>
              <w:del w:author="ERA MARIE GANNABAN" w:id="12" w:date="2026-08-15T02:20:17Z"/>
              <w:rFonts w:ascii="Arial" w:cs="Arial" w:eastAsia="Arial" w:hAnsi="Arial"/>
            </w:rPr>
          </w:pPr>
          <w:sdt>
            <w:sdtPr>
              <w:id w:val="1053338735"/>
              <w:tag w:val="goog_rdk_75"/>
            </w:sdtPr>
            <w:sdtContent>
              <w:del w:author="ERA MARIE GANNABAN" w:id="12" w:date="2026-08-15T02:20:17Z">
                <w:r w:rsidDel="00000000" w:rsidR="00000000" w:rsidRPr="00000000">
                  <w:rPr>
                    <w:rFonts w:ascii="Arial" w:cs="Arial" w:eastAsia="Arial" w:hAnsi="Arial"/>
                    <w:rtl w:val="0"/>
                  </w:rPr>
                  <w:delText xml:space="preserve">User Account Module</w:delText>
                </w:r>
              </w:del>
            </w:sdtContent>
          </w:sdt>
        </w:p>
      </w:sdtContent>
    </w:sdt>
    <w:sdt>
      <w:sdtPr>
        <w:id w:val="-1495654297"/>
        <w:tag w:val="goog_rdk_78"/>
      </w:sdtPr>
      <w:sdtContent>
        <w:p w:rsidR="00000000" w:rsidDel="00000000" w:rsidP="00000000" w:rsidRDefault="00000000" w:rsidRPr="00000000" w14:paraId="0000007D">
          <w:pPr>
            <w:numPr>
              <w:ilvl w:val="2"/>
              <w:numId w:val="3"/>
            </w:numPr>
            <w:spacing w:line="480" w:lineRule="auto"/>
            <w:ind w:left="2160" w:right="30" w:hanging="360"/>
            <w:jc w:val="both"/>
            <w:rPr>
              <w:del w:author="ERA MARIE GANNABAN" w:id="12" w:date="2026-08-15T02:20:17Z"/>
              <w:rFonts w:ascii="Arial" w:cs="Arial" w:eastAsia="Arial" w:hAnsi="Arial"/>
            </w:rPr>
          </w:pPr>
          <w:sdt>
            <w:sdtPr>
              <w:id w:val="-1986100227"/>
              <w:tag w:val="goog_rdk_77"/>
            </w:sdtPr>
            <w:sdtContent>
              <w:del w:author="ERA MARIE GANNABAN" w:id="12" w:date="2026-08-15T02:20:17Z">
                <w:r w:rsidDel="00000000" w:rsidR="00000000" w:rsidRPr="00000000">
                  <w:rPr>
                    <w:rFonts w:ascii="Arial" w:cs="Arial" w:eastAsia="Arial" w:hAnsi="Arial"/>
                    <w:rtl w:val="0"/>
                  </w:rPr>
                  <w:delText xml:space="preserve">Financial Profile Module</w:delText>
                </w:r>
              </w:del>
            </w:sdtContent>
          </w:sdt>
        </w:p>
      </w:sdtContent>
    </w:sdt>
    <w:sdt>
      <w:sdtPr>
        <w:id w:val="-954765543"/>
        <w:tag w:val="goog_rdk_80"/>
      </w:sdtPr>
      <w:sdtContent>
        <w:p w:rsidR="00000000" w:rsidDel="00000000" w:rsidP="00000000" w:rsidRDefault="00000000" w:rsidRPr="00000000" w14:paraId="0000007E">
          <w:pPr>
            <w:numPr>
              <w:ilvl w:val="2"/>
              <w:numId w:val="3"/>
            </w:numPr>
            <w:spacing w:line="480" w:lineRule="auto"/>
            <w:ind w:left="2160" w:right="30" w:hanging="360"/>
            <w:jc w:val="both"/>
            <w:rPr>
              <w:del w:author="ERA MARIE GANNABAN" w:id="12" w:date="2026-08-15T02:20:17Z"/>
              <w:rFonts w:ascii="Arial" w:cs="Arial" w:eastAsia="Arial" w:hAnsi="Arial"/>
            </w:rPr>
          </w:pPr>
          <w:sdt>
            <w:sdtPr>
              <w:id w:val="-1387460180"/>
              <w:tag w:val="goog_rdk_79"/>
            </w:sdtPr>
            <w:sdtContent>
              <w:del w:author="ERA MARIE GANNABAN" w:id="12" w:date="2026-08-15T02:20:17Z">
                <w:r w:rsidDel="00000000" w:rsidR="00000000" w:rsidRPr="00000000">
                  <w:rPr>
                    <w:rFonts w:ascii="Arial" w:cs="Arial" w:eastAsia="Arial" w:hAnsi="Arial"/>
                    <w:rtl w:val="0"/>
                  </w:rPr>
                  <w:delText xml:space="preserve">Financial Account Module</w:delText>
                </w:r>
              </w:del>
            </w:sdtContent>
          </w:sdt>
        </w:p>
      </w:sdtContent>
    </w:sdt>
    <w:sdt>
      <w:sdtPr>
        <w:id w:val="-609669946"/>
        <w:tag w:val="goog_rdk_82"/>
      </w:sdtPr>
      <w:sdtContent>
        <w:p w:rsidR="00000000" w:rsidDel="00000000" w:rsidP="00000000" w:rsidRDefault="00000000" w:rsidRPr="00000000" w14:paraId="0000007F">
          <w:pPr>
            <w:numPr>
              <w:ilvl w:val="2"/>
              <w:numId w:val="3"/>
            </w:numPr>
            <w:spacing w:line="480" w:lineRule="auto"/>
            <w:ind w:left="2160" w:right="30" w:hanging="360"/>
            <w:jc w:val="both"/>
            <w:rPr>
              <w:del w:author="ERA MARIE GANNABAN" w:id="12" w:date="2026-08-15T02:20:17Z"/>
              <w:rFonts w:ascii="Arial" w:cs="Arial" w:eastAsia="Arial" w:hAnsi="Arial"/>
            </w:rPr>
          </w:pPr>
          <w:sdt>
            <w:sdtPr>
              <w:id w:val="779592359"/>
              <w:tag w:val="goog_rdk_81"/>
            </w:sdtPr>
            <w:sdtContent>
              <w:del w:author="ERA MARIE GANNABAN" w:id="12" w:date="2026-08-15T02:20:17Z">
                <w:r w:rsidDel="00000000" w:rsidR="00000000" w:rsidRPr="00000000">
                  <w:rPr>
                    <w:rFonts w:ascii="Arial" w:cs="Arial" w:eastAsia="Arial" w:hAnsi="Arial"/>
                    <w:rtl w:val="0"/>
                  </w:rPr>
                  <w:delText xml:space="preserve">Dashboard Module</w:delText>
                </w:r>
              </w:del>
            </w:sdtContent>
          </w:sdt>
        </w:p>
      </w:sdtContent>
    </w:sdt>
    <w:sdt>
      <w:sdtPr>
        <w:id w:val="-424991058"/>
        <w:tag w:val="goog_rdk_84"/>
      </w:sdtPr>
      <w:sdtContent>
        <w:p w:rsidR="00000000" w:rsidDel="00000000" w:rsidP="00000000" w:rsidRDefault="00000000" w:rsidRPr="00000000" w14:paraId="00000080">
          <w:pPr>
            <w:numPr>
              <w:ilvl w:val="2"/>
              <w:numId w:val="3"/>
            </w:numPr>
            <w:spacing w:line="480" w:lineRule="auto"/>
            <w:ind w:left="2160" w:right="30" w:hanging="360"/>
            <w:jc w:val="both"/>
            <w:rPr>
              <w:del w:author="ERA MARIE GANNABAN" w:id="12" w:date="2026-08-15T02:20:17Z"/>
              <w:rFonts w:ascii="Arial" w:cs="Arial" w:eastAsia="Arial" w:hAnsi="Arial"/>
            </w:rPr>
          </w:pPr>
          <w:sdt>
            <w:sdtPr>
              <w:id w:val="-1628808394"/>
              <w:tag w:val="goog_rdk_83"/>
            </w:sdtPr>
            <w:sdtContent>
              <w:del w:author="ERA MARIE GANNABAN" w:id="12" w:date="2026-08-15T02:20:17Z">
                <w:r w:rsidDel="00000000" w:rsidR="00000000" w:rsidRPr="00000000">
                  <w:rPr>
                    <w:rFonts w:ascii="Arial" w:cs="Arial" w:eastAsia="Arial" w:hAnsi="Arial"/>
                    <w:rtl w:val="0"/>
                  </w:rPr>
                  <w:delText xml:space="preserve">Transaction Entry Module</w:delText>
                </w:r>
              </w:del>
            </w:sdtContent>
          </w:sdt>
        </w:p>
      </w:sdtContent>
    </w:sdt>
    <w:sdt>
      <w:sdtPr>
        <w:id w:val="-608618619"/>
        <w:tag w:val="goog_rdk_86"/>
      </w:sdtPr>
      <w:sdtContent>
        <w:p w:rsidR="00000000" w:rsidDel="00000000" w:rsidP="00000000" w:rsidRDefault="00000000" w:rsidRPr="00000000" w14:paraId="00000081">
          <w:pPr>
            <w:numPr>
              <w:ilvl w:val="2"/>
              <w:numId w:val="3"/>
            </w:numPr>
            <w:spacing w:line="480" w:lineRule="auto"/>
            <w:ind w:left="2160" w:right="30" w:hanging="360"/>
            <w:jc w:val="both"/>
            <w:rPr>
              <w:del w:author="ERA MARIE GANNABAN" w:id="12" w:date="2026-08-15T02:20:17Z"/>
              <w:rFonts w:ascii="Arial" w:cs="Arial" w:eastAsia="Arial" w:hAnsi="Arial"/>
            </w:rPr>
          </w:pPr>
          <w:sdt>
            <w:sdtPr>
              <w:id w:val="-1065216818"/>
              <w:tag w:val="goog_rdk_85"/>
            </w:sdtPr>
            <w:sdtContent>
              <w:del w:author="ERA MARIE GANNABAN" w:id="12" w:date="2026-08-15T02:20:17Z">
                <w:r w:rsidDel="00000000" w:rsidR="00000000" w:rsidRPr="00000000">
                  <w:rPr>
                    <w:rFonts w:ascii="Arial" w:cs="Arial" w:eastAsia="Arial" w:hAnsi="Arial"/>
                    <w:rtl w:val="0"/>
                  </w:rPr>
                  <w:delText xml:space="preserve">Transaction Template Module</w:delText>
                </w:r>
              </w:del>
            </w:sdtContent>
          </w:sdt>
        </w:p>
      </w:sdtContent>
    </w:sdt>
    <w:sdt>
      <w:sdtPr>
        <w:id w:val="-1378481101"/>
        <w:tag w:val="goog_rdk_88"/>
      </w:sdtPr>
      <w:sdtContent>
        <w:p w:rsidR="00000000" w:rsidDel="00000000" w:rsidP="00000000" w:rsidRDefault="00000000" w:rsidRPr="00000000" w14:paraId="00000082">
          <w:pPr>
            <w:numPr>
              <w:ilvl w:val="2"/>
              <w:numId w:val="3"/>
            </w:numPr>
            <w:spacing w:line="480" w:lineRule="auto"/>
            <w:ind w:left="2160" w:right="30" w:hanging="360"/>
            <w:jc w:val="both"/>
            <w:rPr>
              <w:del w:author="ERA MARIE GANNABAN" w:id="12" w:date="2026-08-15T02:20:17Z"/>
              <w:rFonts w:ascii="Arial" w:cs="Arial" w:eastAsia="Arial" w:hAnsi="Arial"/>
            </w:rPr>
          </w:pPr>
          <w:sdt>
            <w:sdtPr>
              <w:id w:val="-402063050"/>
              <w:tag w:val="goog_rdk_87"/>
            </w:sdtPr>
            <w:sdtContent>
              <w:del w:author="ERA MARIE GANNABAN" w:id="12" w:date="2026-08-15T02:20:17Z">
                <w:r w:rsidDel="00000000" w:rsidR="00000000" w:rsidRPr="00000000">
                  <w:rPr>
                    <w:rFonts w:ascii="Arial" w:cs="Arial" w:eastAsia="Arial" w:hAnsi="Arial"/>
                    <w:rtl w:val="0"/>
                  </w:rPr>
                  <w:delText xml:space="preserve">Transaction History Module</w:delText>
                </w:r>
              </w:del>
            </w:sdtContent>
          </w:sdt>
        </w:p>
      </w:sdtContent>
    </w:sdt>
    <w:sdt>
      <w:sdtPr>
        <w:id w:val="990586691"/>
        <w:tag w:val="goog_rdk_90"/>
      </w:sdtPr>
      <w:sdtContent>
        <w:p w:rsidR="00000000" w:rsidDel="00000000" w:rsidP="00000000" w:rsidRDefault="00000000" w:rsidRPr="00000000" w14:paraId="00000083">
          <w:pPr>
            <w:numPr>
              <w:ilvl w:val="2"/>
              <w:numId w:val="3"/>
            </w:numPr>
            <w:spacing w:line="480" w:lineRule="auto"/>
            <w:ind w:left="2160" w:right="30" w:hanging="360"/>
            <w:jc w:val="both"/>
            <w:rPr>
              <w:del w:author="ERA MARIE GANNABAN" w:id="12" w:date="2026-08-15T02:20:17Z"/>
              <w:rFonts w:ascii="Arial" w:cs="Arial" w:eastAsia="Arial" w:hAnsi="Arial"/>
            </w:rPr>
          </w:pPr>
          <w:sdt>
            <w:sdtPr>
              <w:id w:val="-911277796"/>
              <w:tag w:val="goog_rdk_89"/>
            </w:sdtPr>
            <w:sdtContent>
              <w:del w:author="ERA MARIE GANNABAN" w:id="12" w:date="2026-08-15T02:20:17Z">
                <w:r w:rsidDel="00000000" w:rsidR="00000000" w:rsidRPr="00000000">
                  <w:rPr>
                    <w:rFonts w:ascii="Arial" w:cs="Arial" w:eastAsia="Arial" w:hAnsi="Arial"/>
                    <w:rtl w:val="0"/>
                  </w:rPr>
                  <w:delText xml:space="preserve">Budget Planning Module</w:delText>
                </w:r>
              </w:del>
            </w:sdtContent>
          </w:sdt>
        </w:p>
      </w:sdtContent>
    </w:sdt>
    <w:sdt>
      <w:sdtPr>
        <w:id w:val="-952811943"/>
        <w:tag w:val="goog_rdk_92"/>
      </w:sdtPr>
      <w:sdtContent>
        <w:p w:rsidR="00000000" w:rsidDel="00000000" w:rsidP="00000000" w:rsidRDefault="00000000" w:rsidRPr="00000000" w14:paraId="00000084">
          <w:pPr>
            <w:numPr>
              <w:ilvl w:val="2"/>
              <w:numId w:val="3"/>
            </w:numPr>
            <w:spacing w:line="480" w:lineRule="auto"/>
            <w:ind w:left="2160" w:right="30" w:hanging="360"/>
            <w:jc w:val="both"/>
            <w:rPr>
              <w:del w:author="ERA MARIE GANNABAN" w:id="12" w:date="2026-08-15T02:20:17Z"/>
              <w:rFonts w:ascii="Arial" w:cs="Arial" w:eastAsia="Arial" w:hAnsi="Arial"/>
            </w:rPr>
          </w:pPr>
          <w:sdt>
            <w:sdtPr>
              <w:id w:val="-377926619"/>
              <w:tag w:val="goog_rdk_91"/>
            </w:sdtPr>
            <w:sdtContent>
              <w:del w:author="ERA MARIE GANNABAN" w:id="12" w:date="2026-08-15T02:20:17Z">
                <w:r w:rsidDel="00000000" w:rsidR="00000000" w:rsidRPr="00000000">
                  <w:rPr>
                    <w:rFonts w:ascii="Arial" w:cs="Arial" w:eastAsia="Arial" w:hAnsi="Arial"/>
                    <w:rtl w:val="0"/>
                  </w:rPr>
                  <w:delText xml:space="preserve">Budget Tracking and Health Module</w:delText>
                </w:r>
              </w:del>
            </w:sdtContent>
          </w:sdt>
        </w:p>
      </w:sdtContent>
    </w:sdt>
    <w:sdt>
      <w:sdtPr>
        <w:id w:val="-1137826032"/>
        <w:tag w:val="goog_rdk_94"/>
      </w:sdtPr>
      <w:sdtContent>
        <w:p w:rsidR="00000000" w:rsidDel="00000000" w:rsidP="00000000" w:rsidRDefault="00000000" w:rsidRPr="00000000" w14:paraId="00000085">
          <w:pPr>
            <w:numPr>
              <w:ilvl w:val="2"/>
              <w:numId w:val="3"/>
            </w:numPr>
            <w:spacing w:line="480" w:lineRule="auto"/>
            <w:ind w:left="2160" w:right="30" w:hanging="360"/>
            <w:jc w:val="both"/>
            <w:rPr>
              <w:del w:author="ERA MARIE GANNABAN" w:id="12" w:date="2026-08-15T02:20:17Z"/>
              <w:rFonts w:ascii="Arial" w:cs="Arial" w:eastAsia="Arial" w:hAnsi="Arial"/>
            </w:rPr>
          </w:pPr>
          <w:sdt>
            <w:sdtPr>
              <w:id w:val="1133813625"/>
              <w:tag w:val="goog_rdk_93"/>
            </w:sdtPr>
            <w:sdtContent>
              <w:del w:author="ERA MARIE GANNABAN" w:id="12" w:date="2026-08-15T02:20:17Z">
                <w:r w:rsidDel="00000000" w:rsidR="00000000" w:rsidRPr="00000000">
                  <w:rPr>
                    <w:rFonts w:ascii="Arial" w:cs="Arial" w:eastAsia="Arial" w:hAnsi="Arial"/>
                    <w:rtl w:val="0"/>
                  </w:rPr>
                  <w:delText xml:space="preserve">Budget Report and Analysis Module</w:delText>
                </w:r>
              </w:del>
            </w:sdtContent>
          </w:sdt>
        </w:p>
      </w:sdtContent>
    </w:sdt>
    <w:sdt>
      <w:sdtPr>
        <w:id w:val="1872520110"/>
        <w:tag w:val="goog_rdk_96"/>
      </w:sdtPr>
      <w:sdtContent>
        <w:p w:rsidR="00000000" w:rsidDel="00000000" w:rsidP="00000000" w:rsidRDefault="00000000" w:rsidRPr="00000000" w14:paraId="00000086">
          <w:pPr>
            <w:numPr>
              <w:ilvl w:val="2"/>
              <w:numId w:val="3"/>
            </w:numPr>
            <w:spacing w:line="480" w:lineRule="auto"/>
            <w:ind w:left="2160" w:right="30" w:hanging="360"/>
            <w:jc w:val="both"/>
            <w:rPr>
              <w:del w:author="ERA MARIE GANNABAN" w:id="12" w:date="2026-08-15T02:20:17Z"/>
              <w:rFonts w:ascii="Arial" w:cs="Arial" w:eastAsia="Arial" w:hAnsi="Arial"/>
            </w:rPr>
          </w:pPr>
          <w:sdt>
            <w:sdtPr>
              <w:id w:val="-1204823126"/>
              <w:tag w:val="goog_rdk_95"/>
            </w:sdtPr>
            <w:sdtContent>
              <w:del w:author="ERA MARIE GANNABAN" w:id="12" w:date="2026-08-15T02:20:17Z">
                <w:r w:rsidDel="00000000" w:rsidR="00000000" w:rsidRPr="00000000">
                  <w:rPr>
                    <w:rFonts w:ascii="Arial" w:cs="Arial" w:eastAsia="Arial" w:hAnsi="Arial"/>
                    <w:rtl w:val="0"/>
                  </w:rPr>
                  <w:delText xml:space="preserve">Financial Forecasting Module</w:delText>
                </w:r>
              </w:del>
            </w:sdtContent>
          </w:sdt>
        </w:p>
      </w:sdtContent>
    </w:sdt>
    <w:sdt>
      <w:sdtPr>
        <w:id w:val="-922039352"/>
        <w:tag w:val="goog_rdk_98"/>
      </w:sdtPr>
      <w:sdtContent>
        <w:p w:rsidR="00000000" w:rsidDel="00000000" w:rsidP="00000000" w:rsidRDefault="00000000" w:rsidRPr="00000000" w14:paraId="00000087">
          <w:pPr>
            <w:numPr>
              <w:ilvl w:val="2"/>
              <w:numId w:val="3"/>
            </w:numPr>
            <w:spacing w:line="480" w:lineRule="auto"/>
            <w:ind w:left="2160" w:right="30" w:hanging="360"/>
            <w:jc w:val="both"/>
            <w:rPr>
              <w:del w:author="ERA MARIE GANNABAN" w:id="12" w:date="2026-08-15T02:20:17Z"/>
              <w:rFonts w:ascii="Arial" w:cs="Arial" w:eastAsia="Arial" w:hAnsi="Arial"/>
            </w:rPr>
          </w:pPr>
          <w:sdt>
            <w:sdtPr>
              <w:id w:val="-1513851683"/>
              <w:tag w:val="goog_rdk_97"/>
            </w:sdtPr>
            <w:sdtContent>
              <w:del w:author="ERA MARIE GANNABAN" w:id="12" w:date="2026-08-15T02:20:17Z">
                <w:r w:rsidDel="00000000" w:rsidR="00000000" w:rsidRPr="00000000">
                  <w:rPr>
                    <w:rFonts w:ascii="Arial" w:cs="Arial" w:eastAsia="Arial" w:hAnsi="Arial"/>
                    <w:rtl w:val="0"/>
                  </w:rPr>
                  <w:delText xml:space="preserve">Anomaly Detection Module</w:delText>
                </w:r>
              </w:del>
            </w:sdtContent>
          </w:sdt>
        </w:p>
      </w:sdtContent>
    </w:sdt>
    <w:sdt>
      <w:sdtPr>
        <w:id w:val="1402703112"/>
        <w:tag w:val="goog_rdk_100"/>
      </w:sdtPr>
      <w:sdtContent>
        <w:p w:rsidR="00000000" w:rsidDel="00000000" w:rsidP="00000000" w:rsidRDefault="00000000" w:rsidRPr="00000000" w14:paraId="00000088">
          <w:pPr>
            <w:numPr>
              <w:ilvl w:val="2"/>
              <w:numId w:val="3"/>
            </w:numPr>
            <w:spacing w:line="480" w:lineRule="auto"/>
            <w:ind w:left="2160" w:right="30" w:hanging="360"/>
            <w:jc w:val="both"/>
            <w:rPr>
              <w:del w:author="ERA MARIE GANNABAN" w:id="12" w:date="2026-08-15T02:20:17Z"/>
              <w:rFonts w:ascii="Arial" w:cs="Arial" w:eastAsia="Arial" w:hAnsi="Arial"/>
            </w:rPr>
          </w:pPr>
          <w:sdt>
            <w:sdtPr>
              <w:id w:val="-1937776793"/>
              <w:tag w:val="goog_rdk_99"/>
            </w:sdtPr>
            <w:sdtContent>
              <w:del w:author="ERA MARIE GANNABAN" w:id="12" w:date="2026-08-15T02:20:17Z">
                <w:r w:rsidDel="00000000" w:rsidR="00000000" w:rsidRPr="00000000">
                  <w:rPr>
                    <w:rFonts w:ascii="Arial" w:cs="Arial" w:eastAsia="Arial" w:hAnsi="Arial"/>
                    <w:rtl w:val="0"/>
                  </w:rPr>
                  <w:delText xml:space="preserve">Savings Goals Module</w:delText>
                </w:r>
              </w:del>
            </w:sdtContent>
          </w:sdt>
        </w:p>
      </w:sdtContent>
    </w:sdt>
    <w:sdt>
      <w:sdtPr>
        <w:id w:val="565098886"/>
        <w:tag w:val="goog_rdk_102"/>
      </w:sdtPr>
      <w:sdtContent>
        <w:p w:rsidR="00000000" w:rsidDel="00000000" w:rsidP="00000000" w:rsidRDefault="00000000" w:rsidRPr="00000000" w14:paraId="00000089">
          <w:pPr>
            <w:numPr>
              <w:ilvl w:val="2"/>
              <w:numId w:val="3"/>
            </w:numPr>
            <w:spacing w:line="480" w:lineRule="auto"/>
            <w:ind w:left="2160" w:right="30" w:hanging="360"/>
            <w:jc w:val="both"/>
            <w:rPr>
              <w:del w:author="ERA MARIE GANNABAN" w:id="12" w:date="2026-08-15T02:20:17Z"/>
              <w:rFonts w:ascii="Arial" w:cs="Arial" w:eastAsia="Arial" w:hAnsi="Arial"/>
            </w:rPr>
          </w:pPr>
          <w:sdt>
            <w:sdtPr>
              <w:id w:val="1293577466"/>
              <w:tag w:val="goog_rdk_101"/>
            </w:sdtPr>
            <w:sdtContent>
              <w:del w:author="ERA MARIE GANNABAN" w:id="12" w:date="2026-08-15T02:20:17Z">
                <w:r w:rsidDel="00000000" w:rsidR="00000000" w:rsidRPr="00000000">
                  <w:rPr>
                    <w:rFonts w:ascii="Arial" w:cs="Arial" w:eastAsia="Arial" w:hAnsi="Arial"/>
                    <w:rtl w:val="0"/>
                  </w:rPr>
                  <w:delText xml:space="preserve">Debt Management Module</w:delText>
                </w:r>
              </w:del>
            </w:sdtContent>
          </w:sdt>
        </w:p>
      </w:sdtContent>
    </w:sdt>
    <w:sdt>
      <w:sdtPr>
        <w:id w:val="750487944"/>
        <w:tag w:val="goog_rdk_104"/>
      </w:sdtPr>
      <w:sdtContent>
        <w:p w:rsidR="00000000" w:rsidDel="00000000" w:rsidP="00000000" w:rsidRDefault="00000000" w:rsidRPr="00000000" w14:paraId="0000008A">
          <w:pPr>
            <w:numPr>
              <w:ilvl w:val="2"/>
              <w:numId w:val="3"/>
            </w:numPr>
            <w:spacing w:line="480" w:lineRule="auto"/>
            <w:ind w:left="2160" w:right="30" w:hanging="360"/>
            <w:jc w:val="both"/>
            <w:rPr>
              <w:del w:author="ERA MARIE GANNABAN" w:id="12" w:date="2026-08-15T02:20:17Z"/>
              <w:rFonts w:ascii="Arial" w:cs="Arial" w:eastAsia="Arial" w:hAnsi="Arial"/>
              <w:b w:val="0"/>
              <w:bCs w:val="0"/>
              <w:sz w:val="24"/>
              <w:szCs w:val="24"/>
            </w:rPr>
          </w:pPr>
          <w:sdt>
            <w:sdtPr>
              <w:id w:val="882984383"/>
              <w:tag w:val="goog_rdk_103"/>
            </w:sdtPr>
            <w:sdtContent>
              <w:del w:author="ERA MARIE GANNABAN" w:id="12" w:date="2026-08-15T02:20:17Z">
                <w:r w:rsidDel="00000000" w:rsidR="00000000" w:rsidRPr="00000000">
                  <w:rPr>
                    <w:rFonts w:ascii="Arial" w:cs="Arial" w:eastAsia="Arial" w:hAnsi="Arial"/>
                    <w:rtl w:val="0"/>
                  </w:rPr>
                  <w:delText xml:space="preserve">Reports and Statistics Module</w:delText>
                </w:r>
              </w:del>
            </w:sdtContent>
          </w:sdt>
        </w:p>
      </w:sdtContent>
    </w:sdt>
    <w:sdt>
      <w:sdtPr>
        <w:id w:val="-922404897"/>
        <w:tag w:val="goog_rdk_106"/>
      </w:sdtPr>
      <w:sdtContent>
        <w:p w:rsidR="00000000" w:rsidDel="00000000" w:rsidP="00000000" w:rsidRDefault="00000000" w:rsidRPr="00000000" w14:paraId="0000008B">
          <w:pPr>
            <w:numPr>
              <w:ilvl w:val="0"/>
              <w:numId w:val="3"/>
            </w:numPr>
            <w:spacing w:line="480" w:lineRule="auto"/>
            <w:ind w:left="720" w:right="30" w:hanging="360"/>
            <w:jc w:val="both"/>
            <w:rPr>
              <w:del w:author="ERA MARIE GANNABAN" w:id="12" w:date="2026-08-15T02:20:17Z"/>
              <w:rFonts w:ascii="Arial" w:cs="Arial" w:eastAsia="Arial" w:hAnsi="Arial"/>
              <w:b w:val="0"/>
              <w:bCs w:val="0"/>
              <w:sz w:val="24"/>
              <w:szCs w:val="24"/>
              <w:rPrChange w:author="ERA MARIE GANNABAN" w:id="13" w:date="2026-08-15T02:20:17Z">
                <w:rPr>
                  <w:rFonts w:ascii="Arial" w:cs="Arial" w:eastAsia="Arial" w:hAnsi="Arial"/>
                  <w:b w:val="0"/>
                  <w:bCs w:val="0"/>
                  <w:sz w:val="24"/>
                  <w:szCs w:val="24"/>
                </w:rPr>
              </w:rPrChange>
            </w:rPr>
            <w:pPrChange w:author="ERA MARIE GANNABAN" w:id="0" w:date="2026-08-15T02:20:17Z">
              <w:pPr>
                <w:numPr>
                  <w:ilvl w:val="1"/>
                  <w:numId w:val="3"/>
                </w:numPr>
                <w:spacing w:line="480" w:lineRule="auto"/>
                <w:ind w:left="1440" w:right="30" w:hanging="360"/>
                <w:jc w:val="both"/>
              </w:pPr>
            </w:pPrChange>
          </w:pPr>
          <w:sdt>
            <w:sdtPr>
              <w:id w:val="-1119716211"/>
              <w:tag w:val="goog_rdk_105"/>
            </w:sdtPr>
            <w:sdtContent>
              <w:del w:author="ERA MARIE GANNABAN" w:id="12" w:date="2026-08-15T02:20:17Z">
                <w:r w:rsidDel="00000000" w:rsidR="00000000" w:rsidRPr="00000000">
                  <w:rPr>
                    <w:rFonts w:ascii="Arial" w:cs="Arial" w:eastAsia="Arial" w:hAnsi="Arial"/>
                    <w:rtl w:val="0"/>
                  </w:rPr>
                  <w:delText xml:space="preserve">Non-Functional requirements:</w:delText>
                </w:r>
              </w:del>
            </w:sdtContent>
          </w:sdt>
        </w:p>
      </w:sdtContent>
    </w:sdt>
    <w:sdt>
      <w:sdtPr>
        <w:id w:val="-640043043"/>
        <w:tag w:val="goog_rdk_108"/>
      </w:sdtPr>
      <w:sdtContent>
        <w:p w:rsidR="00000000" w:rsidDel="00000000" w:rsidP="00000000" w:rsidRDefault="00000000" w:rsidRPr="00000000" w14:paraId="0000008C">
          <w:pPr>
            <w:numPr>
              <w:ilvl w:val="2"/>
              <w:numId w:val="3"/>
            </w:numPr>
            <w:spacing w:line="480" w:lineRule="auto"/>
            <w:ind w:left="2160" w:right="30" w:hanging="360"/>
            <w:jc w:val="both"/>
            <w:rPr>
              <w:del w:author="ERA MARIE GANNABAN" w:id="12" w:date="2026-08-15T02:20:17Z"/>
              <w:rFonts w:ascii="Arial" w:cs="Arial" w:eastAsia="Arial" w:hAnsi="Arial"/>
            </w:rPr>
          </w:pPr>
          <w:sdt>
            <w:sdtPr>
              <w:id w:val="-2035081518"/>
              <w:tag w:val="goog_rdk_107"/>
            </w:sdtPr>
            <w:sdtContent>
              <w:del w:author="ERA MARIE GANNABAN" w:id="12" w:date="2026-08-15T02:20:17Z">
                <w:r w:rsidDel="00000000" w:rsidR="00000000" w:rsidRPr="00000000">
                  <w:rPr>
                    <w:rFonts w:ascii="Arial" w:cs="Arial" w:eastAsia="Arial" w:hAnsi="Arial"/>
                    <w:rtl w:val="0"/>
                  </w:rPr>
                  <w:delText xml:space="preserve">Response time standards: ≤ 2–3 seconds</w:delText>
                </w:r>
              </w:del>
            </w:sdtContent>
          </w:sdt>
        </w:p>
      </w:sdtContent>
    </w:sdt>
    <w:sdt>
      <w:sdtPr>
        <w:id w:val="1803378972"/>
        <w:tag w:val="goog_rdk_110"/>
      </w:sdtPr>
      <w:sdtContent>
        <w:p w:rsidR="00000000" w:rsidDel="00000000" w:rsidP="00000000" w:rsidRDefault="00000000" w:rsidRPr="00000000" w14:paraId="0000008D">
          <w:pPr>
            <w:numPr>
              <w:ilvl w:val="2"/>
              <w:numId w:val="3"/>
            </w:numPr>
            <w:spacing w:line="480" w:lineRule="auto"/>
            <w:ind w:left="2160" w:right="30" w:hanging="360"/>
            <w:jc w:val="both"/>
            <w:rPr>
              <w:del w:author="ERA MARIE GANNABAN" w:id="12" w:date="2026-08-15T02:20:17Z"/>
              <w:rFonts w:ascii="Arial" w:cs="Arial" w:eastAsia="Arial" w:hAnsi="Arial"/>
            </w:rPr>
          </w:pPr>
          <w:sdt>
            <w:sdtPr>
              <w:id w:val="889372113"/>
              <w:tag w:val="goog_rdk_109"/>
            </w:sdtPr>
            <w:sdtContent>
              <w:del w:author="ERA MARIE GANNABAN" w:id="12" w:date="2026-08-15T02:20:17Z">
                <w:r w:rsidDel="00000000" w:rsidR="00000000" w:rsidRPr="00000000">
                  <w:rPr>
                    <w:rFonts w:ascii="Arial" w:cs="Arial" w:eastAsia="Arial" w:hAnsi="Arial"/>
                    <w:rtl w:val="0"/>
                  </w:rPr>
                  <w:delText xml:space="preserve">Latency thresholds: ≤ 500–800 ms under normal conditions; ≤ 800–1000 ms under load</w:delText>
                </w:r>
              </w:del>
            </w:sdtContent>
          </w:sdt>
        </w:p>
      </w:sdtContent>
    </w:sdt>
    <w:sdt>
      <w:sdtPr>
        <w:id w:val="-880894716"/>
        <w:tag w:val="goog_rdk_112"/>
      </w:sdtPr>
      <w:sdtContent>
        <w:p w:rsidR="00000000" w:rsidDel="00000000" w:rsidP="00000000" w:rsidRDefault="00000000" w:rsidRPr="00000000" w14:paraId="0000008E">
          <w:pPr>
            <w:numPr>
              <w:ilvl w:val="2"/>
              <w:numId w:val="3"/>
            </w:numPr>
            <w:spacing w:line="480" w:lineRule="auto"/>
            <w:ind w:left="2160" w:right="30" w:hanging="360"/>
            <w:jc w:val="both"/>
            <w:rPr>
              <w:del w:author="ERA MARIE GANNABAN" w:id="12" w:date="2026-08-15T02:20:17Z"/>
              <w:rFonts w:ascii="Arial" w:cs="Arial" w:eastAsia="Arial" w:hAnsi="Arial"/>
            </w:rPr>
          </w:pPr>
          <w:sdt>
            <w:sdtPr>
              <w:id w:val="-180827966"/>
              <w:tag w:val="goog_rdk_111"/>
            </w:sdtPr>
            <w:sdtContent>
              <w:del w:author="ERA MARIE GANNABAN" w:id="12" w:date="2026-08-15T02:20:17Z">
                <w:r w:rsidDel="00000000" w:rsidR="00000000" w:rsidRPr="00000000">
                  <w:rPr>
                    <w:rFonts w:ascii="Arial" w:cs="Arial" w:eastAsia="Arial" w:hAnsi="Arial"/>
                    <w:rtl w:val="0"/>
                  </w:rPr>
                  <w:delText xml:space="preserve">Throughput standards</w:delText>
                </w:r>
              </w:del>
            </w:sdtContent>
          </w:sdt>
        </w:p>
      </w:sdtContent>
    </w:sdt>
    <w:sdt>
      <w:sdtPr>
        <w:id w:val="-411117605"/>
        <w:tag w:val="goog_rdk_114"/>
      </w:sdtPr>
      <w:sdtContent>
        <w:p w:rsidR="00000000" w:rsidDel="00000000" w:rsidP="00000000" w:rsidRDefault="00000000" w:rsidRPr="00000000" w14:paraId="0000008F">
          <w:pPr>
            <w:numPr>
              <w:ilvl w:val="2"/>
              <w:numId w:val="3"/>
            </w:numPr>
            <w:spacing w:line="480" w:lineRule="auto"/>
            <w:ind w:left="2160" w:right="30" w:hanging="360"/>
            <w:jc w:val="both"/>
            <w:rPr>
              <w:del w:author="ERA MARIE GANNABAN" w:id="12" w:date="2026-08-15T02:20:17Z"/>
              <w:rFonts w:ascii="Arial" w:cs="Arial" w:eastAsia="Arial" w:hAnsi="Arial"/>
            </w:rPr>
          </w:pPr>
          <w:sdt>
            <w:sdtPr>
              <w:id w:val="-1741411592"/>
              <w:tag w:val="goog_rdk_113"/>
            </w:sdtPr>
            <w:sdtContent>
              <w:del w:author="ERA MARIE GANNABAN" w:id="12" w:date="2026-08-15T02:20:17Z">
                <w:r w:rsidDel="00000000" w:rsidR="00000000" w:rsidRPr="00000000">
                  <w:rPr>
                    <w:rFonts w:ascii="Arial" w:cs="Arial" w:eastAsia="Arial" w:hAnsi="Arial"/>
                    <w:rtl w:val="0"/>
                  </w:rPr>
                  <w:delText xml:space="preserve">Concurrent-user stability under expected peak usage: 15–100 concurrent users</w:delText>
                </w:r>
              </w:del>
            </w:sdtContent>
          </w:sdt>
        </w:p>
      </w:sdtContent>
    </w:sdt>
    <w:sdt>
      <w:sdtPr>
        <w:id w:val="334025355"/>
        <w:tag w:val="goog_rdk_116"/>
      </w:sdtPr>
      <w:sdtContent>
        <w:p w:rsidR="00000000" w:rsidDel="00000000" w:rsidP="00000000" w:rsidRDefault="00000000" w:rsidRPr="00000000" w14:paraId="00000090">
          <w:pPr>
            <w:numPr>
              <w:ilvl w:val="2"/>
              <w:numId w:val="3"/>
            </w:numPr>
            <w:spacing w:line="480" w:lineRule="auto"/>
            <w:ind w:left="2160" w:right="30" w:hanging="360"/>
            <w:jc w:val="both"/>
            <w:rPr>
              <w:del w:author="ERA MARIE GANNABAN" w:id="12" w:date="2026-08-15T02:20:17Z"/>
              <w:rFonts w:ascii="Arial" w:cs="Arial" w:eastAsia="Arial" w:hAnsi="Arial"/>
            </w:rPr>
          </w:pPr>
          <w:sdt>
            <w:sdtPr>
              <w:id w:val="1787471982"/>
              <w:tag w:val="goog_rdk_115"/>
            </w:sdtPr>
            <w:sdtContent>
              <w:del w:author="ERA MARIE GANNABAN" w:id="12" w:date="2026-08-15T02:20:17Z">
                <w:r w:rsidDel="00000000" w:rsidR="00000000" w:rsidRPr="00000000">
                  <w:rPr>
                    <w:rFonts w:ascii="Arial" w:cs="Arial" w:eastAsia="Arial" w:hAnsi="Arial"/>
                    <w:rtl w:val="0"/>
                  </w:rPr>
                  <w:delText xml:space="preserve">Load testing and stress testing</w:delText>
                </w:r>
              </w:del>
            </w:sdtContent>
          </w:sdt>
        </w:p>
      </w:sdtContent>
    </w:sdt>
    <w:sdt>
      <w:sdtPr>
        <w:id w:val="2038050150"/>
        <w:tag w:val="goog_rdk_118"/>
      </w:sdtPr>
      <w:sdtContent>
        <w:p w:rsidR="00000000" w:rsidDel="00000000" w:rsidP="00000000" w:rsidRDefault="00000000" w:rsidRPr="00000000" w14:paraId="00000091">
          <w:pPr>
            <w:numPr>
              <w:ilvl w:val="2"/>
              <w:numId w:val="3"/>
            </w:numPr>
            <w:spacing w:line="480" w:lineRule="auto"/>
            <w:ind w:left="2160" w:right="30" w:hanging="360"/>
            <w:jc w:val="both"/>
            <w:rPr>
              <w:del w:author="ERA MARIE GANNABAN" w:id="12" w:date="2026-08-15T02:20:17Z"/>
              <w:rFonts w:ascii="Arial" w:cs="Arial" w:eastAsia="Arial" w:hAnsi="Arial"/>
            </w:rPr>
          </w:pPr>
          <w:sdt>
            <w:sdtPr>
              <w:id w:val="570189907"/>
              <w:tag w:val="goog_rdk_117"/>
            </w:sdtPr>
            <w:sdtContent>
              <w:del w:author="ERA MARIE GANNABAN" w:id="12" w:date="2026-08-15T02:20:17Z">
                <w:r w:rsidDel="00000000" w:rsidR="00000000" w:rsidRPr="00000000">
                  <w:rPr>
                    <w:rFonts w:ascii="Arial" w:cs="Arial" w:eastAsia="Arial" w:hAnsi="Arial"/>
                    <w:rtl w:val="0"/>
                  </w:rPr>
                  <w:delText xml:space="preserve">Error-rate standards: 0–2%</w:delText>
                </w:r>
              </w:del>
            </w:sdtContent>
          </w:sdt>
        </w:p>
      </w:sdtContent>
    </w:sdt>
    <w:sdt>
      <w:sdtPr>
        <w:id w:val="-1089465847"/>
        <w:tag w:val="goog_rdk_120"/>
      </w:sdtPr>
      <w:sdtContent>
        <w:p w:rsidR="00000000" w:rsidDel="00000000" w:rsidP="00000000" w:rsidRDefault="00000000" w:rsidRPr="00000000" w14:paraId="00000092">
          <w:pPr>
            <w:numPr>
              <w:ilvl w:val="2"/>
              <w:numId w:val="3"/>
            </w:numPr>
            <w:spacing w:line="480" w:lineRule="auto"/>
            <w:ind w:left="2160" w:right="30" w:hanging="360"/>
            <w:jc w:val="both"/>
            <w:rPr>
              <w:del w:author="ERA MARIE GANNABAN" w:id="12" w:date="2026-08-15T02:20:17Z"/>
              <w:rFonts w:ascii="Arial" w:cs="Arial" w:eastAsia="Arial" w:hAnsi="Arial"/>
            </w:rPr>
          </w:pPr>
          <w:sdt>
            <w:sdtPr>
              <w:id w:val="739868199"/>
              <w:tag w:val="goog_rdk_119"/>
            </w:sdtPr>
            <w:sdtContent>
              <w:del w:author="ERA MARIE GANNABAN" w:id="12" w:date="2026-08-15T02:20:17Z">
                <w:r w:rsidDel="00000000" w:rsidR="00000000" w:rsidRPr="00000000">
                  <w:rPr>
                    <w:rFonts w:ascii="Arial" w:cs="Arial" w:eastAsia="Arial" w:hAnsi="Arial"/>
                    <w:rtl w:val="0"/>
                  </w:rPr>
                  <w:delText xml:space="preserve">Test duration: 5–15 minutes of sustained load</w:delText>
                </w:r>
              </w:del>
            </w:sdtContent>
          </w:sdt>
        </w:p>
      </w:sdtContent>
    </w:sdt>
    <w:sdt>
      <w:sdtPr>
        <w:id w:val="-1214617837"/>
        <w:tag w:val="goog_rdk_122"/>
      </w:sdtPr>
      <w:sdtContent>
        <w:p w:rsidR="00000000" w:rsidDel="00000000" w:rsidP="00000000" w:rsidRDefault="00000000" w:rsidRPr="00000000" w14:paraId="00000093">
          <w:pPr>
            <w:numPr>
              <w:ilvl w:val="2"/>
              <w:numId w:val="3"/>
            </w:numPr>
            <w:spacing w:line="480" w:lineRule="auto"/>
            <w:ind w:left="2160" w:right="30" w:hanging="360"/>
            <w:jc w:val="both"/>
            <w:rPr>
              <w:del w:author="ERA MARIE GANNABAN" w:id="12" w:date="2026-08-15T02:20:17Z"/>
              <w:rFonts w:ascii="Arial" w:cs="Arial" w:eastAsia="Arial" w:hAnsi="Arial"/>
              <w:b w:val="0"/>
              <w:bCs w:val="0"/>
              <w:sz w:val="24"/>
              <w:szCs w:val="24"/>
            </w:rPr>
          </w:pPr>
          <w:sdt>
            <w:sdtPr>
              <w:id w:val="1695501176"/>
              <w:tag w:val="goog_rdk_121"/>
            </w:sdtPr>
            <w:sdtContent>
              <w:del w:author="ERA MARIE GANNABAN" w:id="12" w:date="2026-08-15T02:20:17Z">
                <w:r w:rsidDel="00000000" w:rsidR="00000000" w:rsidRPr="00000000">
                  <w:rPr>
                    <w:rFonts w:ascii="Arial" w:cs="Arial" w:eastAsia="Arial" w:hAnsi="Arial"/>
                    <w:rtl w:val="0"/>
                  </w:rPr>
                  <w:delText xml:space="preserve">Portability standards across supported Android devices, viewports, and deployment environments</w:delText>
                </w:r>
              </w:del>
            </w:sdtContent>
          </w:sdt>
        </w:p>
      </w:sdtContent>
    </w:sdt>
    <w:sdt>
      <w:sdtPr>
        <w:id w:val="-1722126368"/>
        <w:tag w:val="goog_rdk_124"/>
      </w:sdtPr>
      <w:sdtContent>
        <w:p w:rsidR="00000000" w:rsidDel="00000000" w:rsidP="00000000" w:rsidRDefault="00000000" w:rsidRPr="00000000" w14:paraId="00000094">
          <w:pPr>
            <w:numPr>
              <w:ilvl w:val="0"/>
              <w:numId w:val="3"/>
            </w:numPr>
            <w:spacing w:line="480" w:lineRule="auto"/>
            <w:ind w:left="720" w:right="30" w:hanging="360"/>
            <w:jc w:val="both"/>
            <w:rPr>
              <w:ins w:author="ERA MARIE GANNABAN" w:id="14" w:date="2026-08-15T02:21:32Z"/>
              <w:rFonts w:ascii="Arial" w:cs="Arial" w:eastAsia="Arial" w:hAnsi="Arial"/>
              <w:b w:val="0"/>
              <w:bCs w:val="0"/>
              <w:sz w:val="24"/>
              <w:szCs w:val="24"/>
            </w:rPr>
          </w:pPr>
          <w:r w:rsidDel="00000000" w:rsidR="00000000" w:rsidRPr="00000000">
            <w:rPr>
              <w:rFonts w:ascii="Arial" w:cs="Arial" w:eastAsia="Arial" w:hAnsi="Arial"/>
              <w:rtl w:val="0"/>
            </w:rPr>
            <w:t xml:space="preserve">Evaluate the system using a set of metrics based on the ISO 25010 software quality model and its user acceptance using system usability scale.</w:t>
          </w:r>
          <w:sdt>
            <w:sdtPr>
              <w:id w:val="-1980389623"/>
              <w:tag w:val="goog_rdk_123"/>
            </w:sdtPr>
            <w:sdtContent>
              <w:ins w:author="ERA MARIE GANNABAN" w:id="14" w:date="2026-08-15T02:21:32Z">
                <w:r w:rsidDel="00000000" w:rsidR="00000000" w:rsidRPr="00000000">
                  <w:rPr>
                    <w:rtl w:val="0"/>
                  </w:rPr>
                </w:r>
              </w:ins>
            </w:sdtContent>
          </w:sdt>
        </w:p>
      </w:sdtContent>
    </w:sdt>
    <w:sdt>
      <w:sdtPr>
        <w:id w:val="-773763145"/>
        <w:tag w:val="goog_rdk_126"/>
      </w:sdtPr>
      <w:sdtContent>
        <w:p w:rsidR="00000000" w:rsidDel="00000000" w:rsidP="00000000" w:rsidRDefault="00000000" w:rsidRPr="00000000" w14:paraId="00000095">
          <w:pPr>
            <w:spacing w:line="480" w:lineRule="auto"/>
            <w:ind w:left="720" w:right="30" w:firstLine="0"/>
            <w:jc w:val="both"/>
            <w:rPr>
              <w:ins w:author="ERA MARIE GANNABAN" w:id="14" w:date="2026-08-15T02:21:32Z"/>
              <w:rFonts w:ascii="Arial" w:cs="Arial" w:eastAsia="Arial" w:hAnsi="Arial"/>
            </w:rPr>
          </w:pPr>
          <w:sdt>
            <w:sdtPr>
              <w:id w:val="1086260147"/>
              <w:tag w:val="goog_rdk_125"/>
            </w:sdtPr>
            <w:sdtContent>
              <w:ins w:author="ERA MARIE GANNABAN" w:id="14" w:date="2026-08-15T02:21:32Z">
                <w:r w:rsidDel="00000000" w:rsidR="00000000" w:rsidRPr="00000000">
                  <w:rPr>
                    <w:rFonts w:ascii="Arial" w:cs="Arial" w:eastAsia="Arial" w:hAnsi="Arial"/>
                    <w:rtl w:val="0"/>
                  </w:rPr>
                  <w:t xml:space="preserve">for ISO:</w:t>
                </w:r>
              </w:ins>
            </w:sdtContent>
          </w:sdt>
        </w:p>
      </w:sdtContent>
    </w:sdt>
    <w:sdt>
      <w:sdtPr>
        <w:id w:val="-1738536138"/>
        <w:tag w:val="goog_rdk_128"/>
      </w:sdtPr>
      <w:sdtContent>
        <w:p w:rsidR="00000000" w:rsidDel="00000000" w:rsidP="00000000" w:rsidRDefault="00000000" w:rsidRPr="00000000" w14:paraId="00000096">
          <w:pPr>
            <w:numPr>
              <w:ilvl w:val="0"/>
              <w:numId w:val="1"/>
            </w:numPr>
            <w:spacing w:line="480" w:lineRule="auto"/>
            <w:ind w:left="1440" w:right="30" w:hanging="360"/>
            <w:jc w:val="both"/>
            <w:rPr>
              <w:ins w:author="ERA MARIE GANNABAN" w:id="14" w:date="2026-08-15T02:21:32Z"/>
              <w:rFonts w:ascii="Arial" w:cs="Arial" w:eastAsia="Arial" w:hAnsi="Arial"/>
              <w:u w:val="none"/>
            </w:rPr>
          </w:pPr>
          <w:sdt>
            <w:sdtPr>
              <w:id w:val="-1576415768"/>
              <w:tag w:val="goog_rdk_127"/>
            </w:sdtPr>
            <w:sdtContent>
              <w:ins w:author="ERA MARIE GANNABAN" w:id="14" w:date="2026-08-15T02:21:32Z">
                <w:r w:rsidDel="00000000" w:rsidR="00000000" w:rsidRPr="00000000">
                  <w:rPr>
                    <w:rFonts w:ascii="Arial" w:cs="Arial" w:eastAsia="Arial" w:hAnsi="Arial"/>
                    <w:rtl w:val="0"/>
                  </w:rPr>
                  <w:t xml:space="preserve">functional suitability - completeness, correctness…</w:t>
                </w:r>
              </w:ins>
            </w:sdtContent>
          </w:sdt>
        </w:p>
      </w:sdtContent>
    </w:sdt>
    <w:sdt>
      <w:sdtPr>
        <w:id w:val="1327073668"/>
        <w:tag w:val="goog_rdk_130"/>
      </w:sdtPr>
      <w:sdtContent>
        <w:p w:rsidR="00000000" w:rsidDel="00000000" w:rsidP="00000000" w:rsidRDefault="00000000" w:rsidRPr="00000000" w14:paraId="00000097">
          <w:pPr>
            <w:numPr>
              <w:ilvl w:val="0"/>
              <w:numId w:val="1"/>
            </w:numPr>
            <w:spacing w:line="480" w:lineRule="auto"/>
            <w:ind w:left="1440" w:right="30" w:hanging="360"/>
            <w:jc w:val="both"/>
            <w:rPr>
              <w:rFonts w:ascii="Arial" w:cs="Arial" w:eastAsia="Arial" w:hAnsi="Arial"/>
              <w:u w:val="none"/>
              <w:rPrChange w:author="ERA MARIE GANNABAN" w:id="15" w:date="2026-08-15T02:21:32Z">
                <w:rPr>
                  <w:rFonts w:ascii="Arial" w:cs="Arial" w:eastAsia="Arial" w:hAnsi="Arial"/>
                  <w:b w:val="0"/>
                  <w:bCs w:val="0"/>
                  <w:sz w:val="24"/>
                  <w:szCs w:val="24"/>
                </w:rPr>
              </w:rPrChange>
            </w:rPr>
            <w:pPrChange w:author="ERA MARIE GANNABAN" w:id="0" w:date="2026-08-15T02:21:32Z">
              <w:pPr>
                <w:numPr>
                  <w:ilvl w:val="0"/>
                  <w:numId w:val="3"/>
                </w:numPr>
                <w:spacing w:line="480" w:lineRule="auto"/>
                <w:ind w:left="720" w:right="30" w:hanging="360"/>
                <w:jc w:val="both"/>
              </w:pPr>
            </w:pPrChange>
          </w:pPr>
          <w:sdt>
            <w:sdtPr>
              <w:id w:val="-156362448"/>
              <w:tag w:val="goog_rdk_129"/>
            </w:sdtPr>
            <w:sdtContent>
              <w:ins w:author="ERA MARIE GANNABAN" w:id="14" w:date="2026-08-15T02:21:32Z">
                <w:r w:rsidDel="00000000" w:rsidR="00000000" w:rsidRPr="00000000">
                  <w:rPr>
                    <w:rFonts w:ascii="Arial" w:cs="Arial" w:eastAsia="Arial" w:hAnsi="Arial"/>
                    <w:rtl w:val="0"/>
                  </w:rPr>
                  <w:t xml:space="preserve">add more </w:t>
                </w:r>
              </w:ins>
            </w:sdtContent>
          </w:sdt>
          <w:r w:rsidDel="00000000" w:rsidR="00000000" w:rsidRPr="00000000">
            <w:rPr>
              <w:rtl w:val="0"/>
            </w:rPr>
          </w:r>
        </w:p>
      </w:sdtContent>
    </w:sdt>
    <w:sdt>
      <w:sdtPr>
        <w:id w:val="1479001098"/>
        <w:tag w:val="goog_rdk_133"/>
      </w:sdtPr>
      <w:sdtContent>
        <w:p w:rsidR="00000000" w:rsidDel="00000000" w:rsidP="00000000" w:rsidRDefault="00000000" w:rsidRPr="00000000" w14:paraId="00000098">
          <w:pPr>
            <w:numPr>
              <w:ilvl w:val="1"/>
              <w:numId w:val="3"/>
            </w:numPr>
            <w:spacing w:line="480" w:lineRule="auto"/>
            <w:ind w:left="1440" w:right="30" w:hanging="360"/>
            <w:jc w:val="both"/>
            <w:rPr>
              <w:del w:author="ERA MARIE GANNABAN" w:id="16" w:date="2026-08-15T02:21:31Z"/>
              <w:rFonts w:ascii="Arial" w:cs="Arial" w:eastAsia="Arial" w:hAnsi="Arial"/>
              <w:b w:val="0"/>
              <w:bCs w:val="0"/>
              <w:sz w:val="24"/>
              <w:szCs w:val="24"/>
            </w:rPr>
          </w:pPr>
          <w:sdt>
            <w:sdtPr>
              <w:id w:val="623041982"/>
              <w:tag w:val="goog_rdk_132"/>
            </w:sdtPr>
            <w:sdtContent>
              <w:del w:author="ERA MARIE GANNABAN" w:id="16" w:date="2026-08-15T02:21:31Z">
                <w:r w:rsidDel="00000000" w:rsidR="00000000" w:rsidRPr="00000000">
                  <w:rPr>
                    <w:rFonts w:ascii="Arial" w:cs="Arial" w:eastAsia="Arial" w:hAnsi="Arial"/>
                    <w:rtl w:val="0"/>
                  </w:rPr>
                  <w:delText xml:space="preserve">Visual layout</w:delText>
                </w:r>
              </w:del>
            </w:sdtContent>
          </w:sdt>
        </w:p>
      </w:sdtContent>
    </w:sdt>
    <w:sdt>
      <w:sdtPr>
        <w:id w:val="1327313465"/>
        <w:tag w:val="goog_rdk_135"/>
      </w:sdtPr>
      <w:sdtContent>
        <w:p w:rsidR="00000000" w:rsidDel="00000000" w:rsidP="00000000" w:rsidRDefault="00000000" w:rsidRPr="00000000" w14:paraId="00000099">
          <w:pPr>
            <w:numPr>
              <w:ilvl w:val="2"/>
              <w:numId w:val="3"/>
            </w:numPr>
            <w:spacing w:line="480" w:lineRule="auto"/>
            <w:ind w:left="2160" w:right="30" w:hanging="360"/>
            <w:jc w:val="both"/>
            <w:rPr>
              <w:del w:author="ERA MARIE GANNABAN" w:id="16" w:date="2026-08-15T02:21:31Z"/>
              <w:rFonts w:ascii="Arial" w:cs="Arial" w:eastAsia="Arial" w:hAnsi="Arial"/>
              <w:b w:val="0"/>
              <w:bCs w:val="0"/>
              <w:sz w:val="24"/>
              <w:szCs w:val="24"/>
            </w:rPr>
          </w:pPr>
          <w:sdt>
            <w:sdtPr>
              <w:id w:val="-129062982"/>
              <w:tag w:val="goog_rdk_134"/>
            </w:sdtPr>
            <w:sdtContent>
              <w:del w:author="ERA MARIE GANNABAN" w:id="16" w:date="2026-08-15T02:21:31Z">
                <w:r w:rsidDel="00000000" w:rsidR="00000000" w:rsidRPr="00000000">
                  <w:rPr>
                    <w:rFonts w:ascii="Arial" w:cs="Arial" w:eastAsia="Arial" w:hAnsi="Arial"/>
                    <w:rtl w:val="0"/>
                  </w:rPr>
                  <w:delText xml:space="preserve">User interface aesthetics</w:delText>
                </w:r>
              </w:del>
            </w:sdtContent>
          </w:sdt>
        </w:p>
      </w:sdtContent>
    </w:sdt>
    <w:sdt>
      <w:sdtPr>
        <w:id w:val="-989740493"/>
        <w:tag w:val="goog_rdk_137"/>
      </w:sdtPr>
      <w:sdtContent>
        <w:p w:rsidR="00000000" w:rsidDel="00000000" w:rsidP="00000000" w:rsidRDefault="00000000" w:rsidRPr="00000000" w14:paraId="0000009A">
          <w:pPr>
            <w:numPr>
              <w:ilvl w:val="2"/>
              <w:numId w:val="3"/>
            </w:numPr>
            <w:spacing w:line="480" w:lineRule="auto"/>
            <w:ind w:left="2160" w:right="30" w:hanging="360"/>
            <w:jc w:val="both"/>
            <w:rPr>
              <w:del w:author="ERA MARIE GANNABAN" w:id="16" w:date="2026-08-15T02:21:31Z"/>
              <w:rFonts w:ascii="Arial" w:cs="Arial" w:eastAsia="Arial" w:hAnsi="Arial"/>
              <w:b w:val="0"/>
              <w:bCs w:val="0"/>
              <w:sz w:val="24"/>
              <w:szCs w:val="24"/>
            </w:rPr>
          </w:pPr>
          <w:sdt>
            <w:sdtPr>
              <w:id w:val="1182089781"/>
              <w:tag w:val="goog_rdk_136"/>
            </w:sdtPr>
            <w:sdtContent>
              <w:del w:author="ERA MARIE GANNABAN" w:id="16" w:date="2026-08-15T02:21:31Z">
                <w:r w:rsidDel="00000000" w:rsidR="00000000" w:rsidRPr="00000000">
                  <w:rPr>
                    <w:rFonts w:ascii="Arial" w:cs="Arial" w:eastAsia="Arial" w:hAnsi="Arial"/>
                    <w:rtl w:val="0"/>
                  </w:rPr>
                  <w:delText xml:space="preserve">Accessibility</w:delText>
                </w:r>
              </w:del>
            </w:sdtContent>
          </w:sdt>
        </w:p>
      </w:sdtContent>
    </w:sdt>
    <w:sdt>
      <w:sdtPr>
        <w:id w:val="112567332"/>
        <w:tag w:val="goog_rdk_139"/>
      </w:sdtPr>
      <w:sdtContent>
        <w:p w:rsidR="00000000" w:rsidDel="00000000" w:rsidP="00000000" w:rsidRDefault="00000000" w:rsidRPr="00000000" w14:paraId="0000009B">
          <w:pPr>
            <w:numPr>
              <w:ilvl w:val="2"/>
              <w:numId w:val="3"/>
            </w:numPr>
            <w:spacing w:line="480" w:lineRule="auto"/>
            <w:ind w:left="2160" w:right="30" w:hanging="360"/>
            <w:jc w:val="both"/>
            <w:rPr>
              <w:del w:author="ERA MARIE GANNABAN" w:id="16" w:date="2026-08-15T02:21:31Z"/>
              <w:rFonts w:ascii="Arial" w:cs="Arial" w:eastAsia="Arial" w:hAnsi="Arial"/>
              <w:b w:val="0"/>
              <w:bCs w:val="0"/>
              <w:sz w:val="24"/>
              <w:szCs w:val="24"/>
            </w:rPr>
          </w:pPr>
          <w:sdt>
            <w:sdtPr>
              <w:id w:val="1128170431"/>
              <w:tag w:val="goog_rdk_138"/>
            </w:sdtPr>
            <w:sdtContent>
              <w:del w:author="ERA MARIE GANNABAN" w:id="16" w:date="2026-08-15T02:21:31Z">
                <w:r w:rsidDel="00000000" w:rsidR="00000000" w:rsidRPr="00000000">
                  <w:rPr>
                    <w:rFonts w:ascii="Arial" w:cs="Arial" w:eastAsia="Arial" w:hAnsi="Arial"/>
                    <w:rtl w:val="0"/>
                  </w:rPr>
                  <w:delText xml:space="preserve">Appropriateness recognizability</w:delText>
                </w:r>
              </w:del>
            </w:sdtContent>
          </w:sdt>
        </w:p>
      </w:sdtContent>
    </w:sdt>
    <w:sdt>
      <w:sdtPr>
        <w:id w:val="382391766"/>
        <w:tag w:val="goog_rdk_141"/>
      </w:sdtPr>
      <w:sdtContent>
        <w:p w:rsidR="00000000" w:rsidDel="00000000" w:rsidP="00000000" w:rsidRDefault="00000000" w:rsidRPr="00000000" w14:paraId="0000009C">
          <w:pPr>
            <w:numPr>
              <w:ilvl w:val="1"/>
              <w:numId w:val="3"/>
            </w:numPr>
            <w:spacing w:line="480" w:lineRule="auto"/>
            <w:ind w:left="1440" w:right="30" w:hanging="360"/>
            <w:jc w:val="both"/>
            <w:rPr>
              <w:del w:author="ERA MARIE GANNABAN" w:id="16" w:date="2026-08-15T02:21:31Z"/>
              <w:rFonts w:ascii="Arial" w:cs="Arial" w:eastAsia="Arial" w:hAnsi="Arial"/>
              <w:b w:val="0"/>
              <w:bCs w:val="0"/>
              <w:sz w:val="24"/>
              <w:szCs w:val="24"/>
            </w:rPr>
          </w:pPr>
          <w:sdt>
            <w:sdtPr>
              <w:id w:val="1225899575"/>
              <w:tag w:val="goog_rdk_140"/>
            </w:sdtPr>
            <w:sdtContent>
              <w:del w:author="ERA MARIE GANNABAN" w:id="16" w:date="2026-08-15T02:21:31Z">
                <w:r w:rsidDel="00000000" w:rsidR="00000000" w:rsidRPr="00000000">
                  <w:rPr>
                    <w:rFonts w:ascii="Arial" w:cs="Arial" w:eastAsia="Arial" w:hAnsi="Arial"/>
                    <w:rtl w:val="0"/>
                  </w:rPr>
                  <w:delText xml:space="preserve">Interface element design</w:delText>
                </w:r>
              </w:del>
            </w:sdtContent>
          </w:sdt>
        </w:p>
      </w:sdtContent>
    </w:sdt>
    <w:sdt>
      <w:sdtPr>
        <w:id w:val="-1223549894"/>
        <w:tag w:val="goog_rdk_143"/>
      </w:sdtPr>
      <w:sdtContent>
        <w:p w:rsidR="00000000" w:rsidDel="00000000" w:rsidP="00000000" w:rsidRDefault="00000000" w:rsidRPr="00000000" w14:paraId="0000009D">
          <w:pPr>
            <w:numPr>
              <w:ilvl w:val="2"/>
              <w:numId w:val="3"/>
            </w:numPr>
            <w:spacing w:line="480" w:lineRule="auto"/>
            <w:ind w:left="2160" w:right="30" w:hanging="360"/>
            <w:jc w:val="both"/>
            <w:rPr>
              <w:del w:author="ERA MARIE GANNABAN" w:id="16" w:date="2026-08-15T02:21:31Z"/>
              <w:rFonts w:ascii="Arial" w:cs="Arial" w:eastAsia="Arial" w:hAnsi="Arial"/>
              <w:b w:val="0"/>
              <w:bCs w:val="0"/>
              <w:sz w:val="24"/>
              <w:szCs w:val="24"/>
            </w:rPr>
          </w:pPr>
          <w:sdt>
            <w:sdtPr>
              <w:id w:val="-767543058"/>
              <w:tag w:val="goog_rdk_142"/>
            </w:sdtPr>
            <w:sdtContent>
              <w:del w:author="ERA MARIE GANNABAN" w:id="16" w:date="2026-08-15T02:21:31Z">
                <w:r w:rsidDel="00000000" w:rsidR="00000000" w:rsidRPr="00000000">
                  <w:rPr>
                    <w:rFonts w:ascii="Arial" w:cs="Arial" w:eastAsia="Arial" w:hAnsi="Arial"/>
                    <w:rtl w:val="0"/>
                  </w:rPr>
                  <w:delText xml:space="preserve">Operability</w:delText>
                </w:r>
              </w:del>
            </w:sdtContent>
          </w:sdt>
        </w:p>
      </w:sdtContent>
    </w:sdt>
    <w:sdt>
      <w:sdtPr>
        <w:id w:val="-1036647678"/>
        <w:tag w:val="goog_rdk_145"/>
      </w:sdtPr>
      <w:sdtContent>
        <w:p w:rsidR="00000000" w:rsidDel="00000000" w:rsidP="00000000" w:rsidRDefault="00000000" w:rsidRPr="00000000" w14:paraId="0000009E">
          <w:pPr>
            <w:numPr>
              <w:ilvl w:val="2"/>
              <w:numId w:val="3"/>
            </w:numPr>
            <w:spacing w:line="480" w:lineRule="auto"/>
            <w:ind w:left="2160" w:right="30" w:hanging="360"/>
            <w:jc w:val="both"/>
            <w:rPr>
              <w:del w:author="ERA MARIE GANNABAN" w:id="16" w:date="2026-08-15T02:21:31Z"/>
              <w:rFonts w:ascii="Arial" w:cs="Arial" w:eastAsia="Arial" w:hAnsi="Arial"/>
              <w:b w:val="0"/>
              <w:bCs w:val="0"/>
              <w:sz w:val="24"/>
              <w:szCs w:val="24"/>
            </w:rPr>
          </w:pPr>
          <w:sdt>
            <w:sdtPr>
              <w:id w:val="1105881095"/>
              <w:tag w:val="goog_rdk_144"/>
            </w:sdtPr>
            <w:sdtContent>
              <w:del w:author="ERA MARIE GANNABAN" w:id="16" w:date="2026-08-15T02:21:31Z">
                <w:r w:rsidDel="00000000" w:rsidR="00000000" w:rsidRPr="00000000">
                  <w:rPr>
                    <w:rFonts w:ascii="Arial" w:cs="Arial" w:eastAsia="Arial" w:hAnsi="Arial"/>
                    <w:rtl w:val="0"/>
                  </w:rPr>
                  <w:delText xml:space="preserve">User error protection</w:delText>
                </w:r>
              </w:del>
            </w:sdtContent>
          </w:sdt>
        </w:p>
      </w:sdtContent>
    </w:sdt>
    <w:sdt>
      <w:sdtPr>
        <w:id w:val="-289597967"/>
        <w:tag w:val="goog_rdk_147"/>
      </w:sdtPr>
      <w:sdtContent>
        <w:p w:rsidR="00000000" w:rsidDel="00000000" w:rsidP="00000000" w:rsidRDefault="00000000" w:rsidRPr="00000000" w14:paraId="0000009F">
          <w:pPr>
            <w:numPr>
              <w:ilvl w:val="2"/>
              <w:numId w:val="3"/>
            </w:numPr>
            <w:spacing w:line="480" w:lineRule="auto"/>
            <w:ind w:left="2160" w:right="30" w:hanging="360"/>
            <w:jc w:val="both"/>
            <w:rPr>
              <w:del w:author="ERA MARIE GANNABAN" w:id="16" w:date="2026-08-15T02:21:31Z"/>
              <w:rFonts w:ascii="Arial" w:cs="Arial" w:eastAsia="Arial" w:hAnsi="Arial"/>
              <w:b w:val="0"/>
              <w:bCs w:val="0"/>
              <w:sz w:val="24"/>
              <w:szCs w:val="24"/>
            </w:rPr>
          </w:pPr>
          <w:sdt>
            <w:sdtPr>
              <w:id w:val="1280115952"/>
              <w:tag w:val="goog_rdk_146"/>
            </w:sdtPr>
            <w:sdtContent>
              <w:del w:author="ERA MARIE GANNABAN" w:id="16" w:date="2026-08-15T02:21:31Z">
                <w:r w:rsidDel="00000000" w:rsidR="00000000" w:rsidRPr="00000000">
                  <w:rPr>
                    <w:rFonts w:ascii="Arial" w:cs="Arial" w:eastAsia="Arial" w:hAnsi="Arial"/>
                    <w:rtl w:val="0"/>
                  </w:rPr>
                  <w:delText xml:space="preserve">Accessibility</w:delText>
                </w:r>
              </w:del>
            </w:sdtContent>
          </w:sdt>
        </w:p>
      </w:sdtContent>
    </w:sdt>
    <w:sdt>
      <w:sdtPr>
        <w:id w:val="1341636726"/>
        <w:tag w:val="goog_rdk_149"/>
      </w:sdtPr>
      <w:sdtContent>
        <w:p w:rsidR="00000000" w:rsidDel="00000000" w:rsidP="00000000" w:rsidRDefault="00000000" w:rsidRPr="00000000" w14:paraId="000000A0">
          <w:pPr>
            <w:numPr>
              <w:ilvl w:val="2"/>
              <w:numId w:val="3"/>
            </w:numPr>
            <w:spacing w:line="480" w:lineRule="auto"/>
            <w:ind w:left="2160" w:right="30" w:hanging="360"/>
            <w:jc w:val="both"/>
            <w:rPr>
              <w:del w:author="ERA MARIE GANNABAN" w:id="16" w:date="2026-08-15T02:21:31Z"/>
              <w:rFonts w:ascii="Arial" w:cs="Arial" w:eastAsia="Arial" w:hAnsi="Arial"/>
              <w:b w:val="0"/>
              <w:bCs w:val="0"/>
              <w:sz w:val="24"/>
              <w:szCs w:val="24"/>
            </w:rPr>
          </w:pPr>
          <w:sdt>
            <w:sdtPr>
              <w:id w:val="-186477212"/>
              <w:tag w:val="goog_rdk_148"/>
            </w:sdtPr>
            <w:sdtContent>
              <w:del w:author="ERA MARIE GANNABAN" w:id="16" w:date="2026-08-15T02:21:31Z">
                <w:r w:rsidDel="00000000" w:rsidR="00000000" w:rsidRPr="00000000">
                  <w:rPr>
                    <w:rFonts w:ascii="Arial" w:cs="Arial" w:eastAsia="Arial" w:hAnsi="Arial"/>
                    <w:rtl w:val="0"/>
                  </w:rPr>
                  <w:delText xml:space="preserve">Appropriateness recognizability</w:delText>
                </w:r>
              </w:del>
            </w:sdtContent>
          </w:sdt>
        </w:p>
      </w:sdtContent>
    </w:sdt>
    <w:sdt>
      <w:sdtPr>
        <w:id w:val="2039048136"/>
        <w:tag w:val="goog_rdk_151"/>
      </w:sdtPr>
      <w:sdtContent>
        <w:p w:rsidR="00000000" w:rsidDel="00000000" w:rsidP="00000000" w:rsidRDefault="00000000" w:rsidRPr="00000000" w14:paraId="000000A1">
          <w:pPr>
            <w:numPr>
              <w:ilvl w:val="1"/>
              <w:numId w:val="3"/>
            </w:numPr>
            <w:spacing w:line="480" w:lineRule="auto"/>
            <w:ind w:left="1440" w:right="30" w:hanging="360"/>
            <w:jc w:val="both"/>
            <w:rPr>
              <w:del w:author="ERA MARIE GANNABAN" w:id="16" w:date="2026-08-15T02:21:31Z"/>
              <w:rFonts w:ascii="Arial" w:cs="Arial" w:eastAsia="Arial" w:hAnsi="Arial"/>
              <w:b w:val="0"/>
              <w:bCs w:val="0"/>
              <w:sz w:val="24"/>
              <w:szCs w:val="24"/>
            </w:rPr>
          </w:pPr>
          <w:sdt>
            <w:sdtPr>
              <w:id w:val="1715750694"/>
              <w:tag w:val="goog_rdk_150"/>
            </w:sdtPr>
            <w:sdtContent>
              <w:del w:author="ERA MARIE GANNABAN" w:id="16" w:date="2026-08-15T02:21:31Z">
                <w:r w:rsidDel="00000000" w:rsidR="00000000" w:rsidRPr="00000000">
                  <w:rPr>
                    <w:rFonts w:ascii="Arial" w:cs="Arial" w:eastAsia="Arial" w:hAnsi="Arial"/>
                    <w:rtl w:val="0"/>
                  </w:rPr>
                  <w:delText xml:space="preserve">Behavior</w:delText>
                </w:r>
              </w:del>
            </w:sdtContent>
          </w:sdt>
        </w:p>
      </w:sdtContent>
    </w:sdt>
    <w:sdt>
      <w:sdtPr>
        <w:id w:val="77116559"/>
        <w:tag w:val="goog_rdk_153"/>
      </w:sdtPr>
      <w:sdtContent>
        <w:p w:rsidR="00000000" w:rsidDel="00000000" w:rsidP="00000000" w:rsidRDefault="00000000" w:rsidRPr="00000000" w14:paraId="000000A2">
          <w:pPr>
            <w:numPr>
              <w:ilvl w:val="2"/>
              <w:numId w:val="3"/>
            </w:numPr>
            <w:spacing w:line="480" w:lineRule="auto"/>
            <w:ind w:left="2160" w:right="30" w:hanging="360"/>
            <w:jc w:val="both"/>
            <w:rPr>
              <w:del w:author="ERA MARIE GANNABAN" w:id="16" w:date="2026-08-15T02:21:31Z"/>
              <w:rFonts w:ascii="Arial" w:cs="Arial" w:eastAsia="Arial" w:hAnsi="Arial"/>
              <w:b w:val="0"/>
              <w:bCs w:val="0"/>
              <w:sz w:val="24"/>
              <w:szCs w:val="24"/>
            </w:rPr>
          </w:pPr>
          <w:sdt>
            <w:sdtPr>
              <w:id w:val="1344979544"/>
              <w:tag w:val="goog_rdk_152"/>
            </w:sdtPr>
            <w:sdtContent>
              <w:del w:author="ERA MARIE GANNABAN" w:id="16" w:date="2026-08-15T02:21:31Z">
                <w:r w:rsidDel="00000000" w:rsidR="00000000" w:rsidRPr="00000000">
                  <w:rPr>
                    <w:rFonts w:ascii="Arial" w:cs="Arial" w:eastAsia="Arial" w:hAnsi="Arial"/>
                    <w:rtl w:val="0"/>
                  </w:rPr>
                  <w:delText xml:space="preserve">Functional suitability</w:delText>
                </w:r>
              </w:del>
            </w:sdtContent>
          </w:sdt>
        </w:p>
      </w:sdtContent>
    </w:sdt>
    <w:sdt>
      <w:sdtPr>
        <w:id w:val="1013311985"/>
        <w:tag w:val="goog_rdk_155"/>
      </w:sdtPr>
      <w:sdtContent>
        <w:p w:rsidR="00000000" w:rsidDel="00000000" w:rsidP="00000000" w:rsidRDefault="00000000" w:rsidRPr="00000000" w14:paraId="000000A3">
          <w:pPr>
            <w:numPr>
              <w:ilvl w:val="2"/>
              <w:numId w:val="3"/>
            </w:numPr>
            <w:spacing w:line="480" w:lineRule="auto"/>
            <w:ind w:left="2160" w:right="30" w:hanging="360"/>
            <w:jc w:val="both"/>
            <w:rPr>
              <w:del w:author="ERA MARIE GANNABAN" w:id="16" w:date="2026-08-15T02:21:31Z"/>
              <w:rFonts w:ascii="Arial" w:cs="Arial" w:eastAsia="Arial" w:hAnsi="Arial"/>
              <w:b w:val="0"/>
              <w:bCs w:val="0"/>
              <w:sz w:val="24"/>
              <w:szCs w:val="24"/>
            </w:rPr>
          </w:pPr>
          <w:sdt>
            <w:sdtPr>
              <w:id w:val="2085684550"/>
              <w:tag w:val="goog_rdk_154"/>
            </w:sdtPr>
            <w:sdtContent>
              <w:del w:author="ERA MARIE GANNABAN" w:id="16" w:date="2026-08-15T02:21:31Z">
                <w:r w:rsidDel="00000000" w:rsidR="00000000" w:rsidRPr="00000000">
                  <w:rPr>
                    <w:rFonts w:ascii="Arial" w:cs="Arial" w:eastAsia="Arial" w:hAnsi="Arial"/>
                    <w:rtl w:val="0"/>
                  </w:rPr>
                  <w:delText xml:space="preserve">Operability</w:delText>
                </w:r>
              </w:del>
            </w:sdtContent>
          </w:sdt>
        </w:p>
      </w:sdtContent>
    </w:sdt>
    <w:sdt>
      <w:sdtPr>
        <w:id w:val="-1634991082"/>
        <w:tag w:val="goog_rdk_157"/>
      </w:sdtPr>
      <w:sdtContent>
        <w:p w:rsidR="00000000" w:rsidDel="00000000" w:rsidP="00000000" w:rsidRDefault="00000000" w:rsidRPr="00000000" w14:paraId="000000A4">
          <w:pPr>
            <w:numPr>
              <w:ilvl w:val="2"/>
              <w:numId w:val="3"/>
            </w:numPr>
            <w:spacing w:line="480" w:lineRule="auto"/>
            <w:ind w:left="2160" w:right="30" w:hanging="360"/>
            <w:jc w:val="both"/>
            <w:rPr>
              <w:del w:author="ERA MARIE GANNABAN" w:id="16" w:date="2026-08-15T02:21:31Z"/>
              <w:rFonts w:ascii="Arial" w:cs="Arial" w:eastAsia="Arial" w:hAnsi="Arial"/>
              <w:b w:val="0"/>
              <w:bCs w:val="0"/>
              <w:sz w:val="24"/>
              <w:szCs w:val="24"/>
            </w:rPr>
          </w:pPr>
          <w:sdt>
            <w:sdtPr>
              <w:id w:val="521913178"/>
              <w:tag w:val="goog_rdk_156"/>
            </w:sdtPr>
            <w:sdtContent>
              <w:del w:author="ERA MARIE GANNABAN" w:id="16" w:date="2026-08-15T02:21:31Z">
                <w:r w:rsidDel="00000000" w:rsidR="00000000" w:rsidRPr="00000000">
                  <w:rPr>
                    <w:rFonts w:ascii="Arial" w:cs="Arial" w:eastAsia="Arial" w:hAnsi="Arial"/>
                    <w:rtl w:val="0"/>
                  </w:rPr>
                  <w:delText xml:space="preserve">Performance efficiency</w:delText>
                </w:r>
              </w:del>
            </w:sdtContent>
          </w:sdt>
        </w:p>
      </w:sdtContent>
    </w:sdt>
    <w:p w:rsidR="00000000" w:rsidDel="00000000" w:rsidP="00000000" w:rsidRDefault="00000000" w:rsidRPr="00000000" w14:paraId="000000A5">
      <w:pPr>
        <w:numPr>
          <w:ilvl w:val="2"/>
          <w:numId w:val="3"/>
        </w:numPr>
        <w:spacing w:line="480" w:lineRule="auto"/>
        <w:ind w:left="2160" w:right="30" w:hanging="360"/>
        <w:jc w:val="both"/>
        <w:rPr>
          <w:rFonts w:ascii="Arial" w:cs="Arial" w:eastAsia="Arial" w:hAnsi="Arial"/>
          <w:b w:val="0"/>
          <w:bCs w:val="0"/>
          <w:sz w:val="24"/>
          <w:szCs w:val="24"/>
        </w:rPr>
      </w:pPr>
      <w:sdt>
        <w:sdtPr>
          <w:id w:val="-2004977186"/>
          <w:tag w:val="goog_rdk_158"/>
        </w:sdtPr>
        <w:sdtContent>
          <w:del w:author="ERA MARIE GANNABAN" w:id="16" w:date="2026-08-15T02:21:31Z">
            <w:r w:rsidDel="00000000" w:rsidR="00000000" w:rsidRPr="00000000">
              <w:rPr>
                <w:rFonts w:ascii="Arial" w:cs="Arial" w:eastAsia="Arial" w:hAnsi="Arial"/>
                <w:rtl w:val="0"/>
              </w:rPr>
              <w:delText xml:space="preserve">Use</w:delText>
            </w:r>
          </w:del>
        </w:sdtContent>
      </w:sdt>
      <w:r w:rsidDel="00000000" w:rsidR="00000000" w:rsidRPr="00000000">
        <w:rPr>
          <w:rFonts w:ascii="Arial" w:cs="Arial" w:eastAsia="Arial" w:hAnsi="Arial"/>
          <w:rtl w:val="0"/>
        </w:rPr>
        <w:t xml:space="preserve">r error protection</w:t>
      </w:r>
    </w:p>
    <w:p w:rsidR="00000000" w:rsidDel="00000000" w:rsidP="00000000" w:rsidRDefault="00000000" w:rsidRPr="00000000" w14:paraId="000000A6">
      <w:pPr>
        <w:numPr>
          <w:ilvl w:val="0"/>
          <w:numId w:val="3"/>
        </w:numPr>
        <w:spacing w:line="480" w:lineRule="auto"/>
        <w:ind w:left="720" w:right="30" w:hanging="360"/>
        <w:jc w:val="both"/>
        <w:rPr>
          <w:rFonts w:ascii="Arial" w:cs="Arial" w:eastAsia="Arial" w:hAnsi="Arial"/>
          <w:b w:val="0"/>
          <w:bCs w:val="0"/>
          <w:sz w:val="24"/>
          <w:szCs w:val="24"/>
        </w:rPr>
      </w:pPr>
      <w:sdt>
        <w:sdtPr>
          <w:id w:val="-2019407857"/>
          <w:tag w:val="goog_rdk_160"/>
        </w:sdtPr>
        <w:sdtContent>
          <w:ins w:author="ERA MARIE GANNABAN" w:id="17" w:date="2026-08-15T02:22:31Z">
            <w:r w:rsidDel="00000000" w:rsidR="00000000" w:rsidRPr="00000000">
              <w:rPr>
                <w:rFonts w:ascii="Arial" w:cs="Arial" w:eastAsia="Arial" w:hAnsi="Arial"/>
                <w:rtl w:val="0"/>
              </w:rPr>
              <w:t xml:space="preserve">D</w:t>
            </w:r>
          </w:ins>
        </w:sdtContent>
      </w:sdt>
      <w:sdt>
        <w:sdtPr>
          <w:id w:val="-1792882514"/>
          <w:tag w:val="goog_rdk_161"/>
        </w:sdtPr>
        <w:sdtContent>
          <w:del w:author="ERA MARIE GANNABAN" w:id="17" w:date="2026-08-15T02:22:31Z">
            <w:r w:rsidDel="00000000" w:rsidR="00000000" w:rsidRPr="00000000">
              <w:rPr>
                <w:rFonts w:ascii="Arial" w:cs="Arial" w:eastAsia="Arial" w:hAnsi="Arial"/>
                <w:rtl w:val="0"/>
              </w:rPr>
              <w:delText xml:space="preserve">Implement and d</w:delText>
            </w:r>
          </w:del>
        </w:sdtContent>
      </w:sdt>
      <w:r w:rsidDel="00000000" w:rsidR="00000000" w:rsidRPr="00000000">
        <w:rPr>
          <w:rFonts w:ascii="Arial" w:cs="Arial" w:eastAsia="Arial" w:hAnsi="Arial"/>
          <w:rtl w:val="0"/>
        </w:rPr>
        <w:t xml:space="preserve">eploy the personal finance management application to the mobile platform and document its result.</w:t>
      </w:r>
    </w:p>
    <w:p w:rsidR="00000000" w:rsidDel="00000000" w:rsidP="00000000" w:rsidRDefault="00000000" w:rsidRPr="00000000" w14:paraId="000000A7">
      <w:pPr>
        <w:spacing w:line="480" w:lineRule="auto"/>
        <w:ind w:left="0" w:right="3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8">
      <w:pPr>
        <w:pStyle w:val="Heading2"/>
        <w:keepNext w:val="0"/>
        <w:spacing w:after="0" w:before="0" w:line="480" w:lineRule="auto"/>
        <w:ind w:right="30"/>
        <w:jc w:val="both"/>
        <w:rPr>
          <w:rFonts w:ascii="Arial" w:cs="Arial" w:eastAsia="Arial" w:hAnsi="Arial"/>
        </w:rPr>
      </w:pPr>
      <w:bookmarkStart w:colFirst="0" w:colLast="0" w:name="_heading=h.h82sg66yzvo8" w:id="6"/>
      <w:bookmarkEnd w:id="6"/>
      <w:sdt>
        <w:sdtPr>
          <w:id w:val="1951018597"/>
          <w:tag w:val="goog_rdk_162"/>
        </w:sdtPr>
        <w:sdtContent>
          <w:commentRangeStart w:id="36"/>
        </w:sdtContent>
      </w:sdt>
      <w:r w:rsidDel="00000000" w:rsidR="00000000" w:rsidRPr="00000000">
        <w:rPr>
          <w:rFonts w:ascii="Arial" w:cs="Arial" w:eastAsia="Arial" w:hAnsi="Arial"/>
          <w:sz w:val="24"/>
          <w:szCs w:val="24"/>
          <w:rtl w:val="0"/>
        </w:rPr>
        <w:t xml:space="preserve">Scope and Limitations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A9">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The primary focus of this research is the utilization of machine learning algorithms for the design and development of the Odin application, spanning four models: Personal Financial Profile Classification, Budget Optimization, Financial Forecasting, and Anomalous Transaction Detection. </w:t>
      </w:r>
      <w:sdt>
        <w:sdtPr>
          <w:id w:val="-416845438"/>
          <w:tag w:val="goog_rdk_163"/>
        </w:sdtPr>
        <w:sdtContent>
          <w:commentRangeStart w:id="37"/>
        </w:sdtContent>
      </w:sdt>
      <w:r w:rsidDel="00000000" w:rsidR="00000000" w:rsidRPr="00000000">
        <w:rPr>
          <w:rFonts w:ascii="Arial" w:cs="Arial" w:eastAsia="Arial" w:hAnsi="Arial"/>
          <w:shd w:fill="ffe599" w:val="clear"/>
          <w:rtl w:val="0"/>
        </w:rPr>
        <w:t xml:space="preserve">Consistent with the study's experimental algorithm methodology, the specific algorithm best suited to each model is not predetermined; candidate algorithms are evaluated during the data modeling phase, and the best-performing candidate per model is selected based on the study's evaluation metrics.</w:t>
      </w:r>
      <w:r w:rsidDel="00000000" w:rsidR="00000000" w:rsidRPr="00000000">
        <w:rPr>
          <w:rFonts w:ascii="Arial" w:cs="Arial" w:eastAsia="Arial" w:hAnsi="Arial"/>
          <w:rtl w:val="0"/>
        </w:rPr>
        <w:t xml:space="preserve"> </w:t>
      </w:r>
      <w:commentRangeEnd w:id="37"/>
      <w:r w:rsidDel="00000000" w:rsidR="00000000" w:rsidRPr="00000000">
        <w:commentReference w:id="37"/>
      </w:r>
      <w:r w:rsidDel="00000000" w:rsidR="00000000" w:rsidRPr="00000000">
        <w:rPr>
          <w:rFonts w:ascii="Arial" w:cs="Arial" w:eastAsia="Arial" w:hAnsi="Arial"/>
          <w:rtl w:val="0"/>
        </w:rPr>
        <w:t xml:space="preserve">These models serve as the foundational technology driving the core financial analysis and insight generation functionalities of the application.</w:t>
      </w:r>
      <w:r w:rsidDel="00000000" w:rsidR="00000000" w:rsidRPr="00000000">
        <w:rPr>
          <w:rtl w:val="0"/>
        </w:rPr>
      </w:r>
    </w:p>
    <w:p w:rsidR="00000000" w:rsidDel="00000000" w:rsidP="00000000" w:rsidRDefault="00000000" w:rsidRPr="00000000" w14:paraId="000000AA">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AB">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The study discusses system features that the application incorporates to address its intended objectives. While not detailed in this section, these features guide the application's functionality and user experience and will be elaborated upon in later chapters.</w:t>
      </w:r>
      <w:r w:rsidDel="00000000" w:rsidR="00000000" w:rsidRPr="00000000">
        <w:rPr>
          <w:rtl w:val="0"/>
        </w:rPr>
      </w:r>
    </w:p>
    <w:p w:rsidR="00000000" w:rsidDel="00000000" w:rsidP="00000000" w:rsidRDefault="00000000" w:rsidRPr="00000000" w14:paraId="000000AC">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AD">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The geographical scope of this research extends to the National Capital Region (NCR), Philippines. Data collection, testing, and user interaction are expected to occur within this defined geographical region, focusing on the financial context and user base of Filipino working young adults in NCR.</w:t>
      </w:r>
      <w:r w:rsidDel="00000000" w:rsidR="00000000" w:rsidRPr="00000000">
        <w:rPr>
          <w:rtl w:val="0"/>
        </w:rPr>
      </w:r>
    </w:p>
    <w:p w:rsidR="00000000" w:rsidDel="00000000" w:rsidP="00000000" w:rsidRDefault="00000000" w:rsidRPr="00000000" w14:paraId="000000AE">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AF">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The study encompasses data collection and system development activities conducted during the period from the start of the 1st Semester, A.Y. 2026-2027 to the end of the 2nd Semester, A.Y. 2026-2027. It acknowledges that technological advancements beyond this temporal scope may not be considered in the study.</w:t>
      </w:r>
      <w:r w:rsidDel="00000000" w:rsidR="00000000" w:rsidRPr="00000000">
        <w:rPr>
          <w:rtl w:val="0"/>
        </w:rPr>
      </w:r>
    </w:p>
    <w:p w:rsidR="00000000" w:rsidDel="00000000" w:rsidP="00000000" w:rsidRDefault="00000000" w:rsidRPr="00000000" w14:paraId="000000B0">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B1">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The study employs a range of tools and technologies for the design and development of the application. These tools include:</w:t>
      </w:r>
    </w:p>
    <w:p w:rsidR="00000000" w:rsidDel="00000000" w:rsidP="00000000" w:rsidRDefault="00000000" w:rsidRPr="00000000" w14:paraId="000000B2">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React Native and Expo SDK as the primary frontend development technologies that will be used to build the application on mobile;</w:t>
      </w:r>
    </w:p>
    <w:p w:rsidR="00000000" w:rsidDel="00000000" w:rsidP="00000000" w:rsidRDefault="00000000" w:rsidRPr="00000000" w14:paraId="000000B3">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TypeScript as the language for writing the frontend and the main backend;</w:t>
      </w:r>
    </w:p>
    <w:p w:rsidR="00000000" w:rsidDel="00000000" w:rsidP="00000000" w:rsidRDefault="00000000" w:rsidRPr="00000000" w14:paraId="000000B4">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Node.js and Express.js as the primary backend development technology that will be used to develop backend-processes;</w:t>
      </w:r>
    </w:p>
    <w:p w:rsidR="00000000" w:rsidDel="00000000" w:rsidP="00000000" w:rsidRDefault="00000000" w:rsidRPr="00000000" w14:paraId="000000B5">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FastAPI as a secondary backend that will be used to develop the microservice for the machine learning;</w:t>
      </w:r>
    </w:p>
    <w:p w:rsidR="00000000" w:rsidDel="00000000" w:rsidP="00000000" w:rsidRDefault="00000000" w:rsidRPr="00000000" w14:paraId="000000B6">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Python as the secondary language for writing processes that concern ML;</w:t>
      </w:r>
    </w:p>
    <w:p w:rsidR="00000000" w:rsidDel="00000000" w:rsidP="00000000" w:rsidRDefault="00000000" w:rsidRPr="00000000" w14:paraId="000000B7">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TensorFlow and scikit-learn as the machine learning libraries that will be used for development, training, and inference;</w:t>
      </w:r>
    </w:p>
    <w:p w:rsidR="00000000" w:rsidDel="00000000" w:rsidP="00000000" w:rsidRDefault="00000000" w:rsidRPr="00000000" w14:paraId="000000B8">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PostgreSQL and Supabase as the database and backend service deployment that will be used for authentication and data storage;</w:t>
      </w:r>
    </w:p>
    <w:p w:rsidR="00000000" w:rsidDel="00000000" w:rsidP="00000000" w:rsidRDefault="00000000" w:rsidRPr="00000000" w14:paraId="000000B9">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Google Cloud Run, Docker, and Uvicorn as the DevOps and deployment technologies used for containerization, application serving, and cloud deployment of the backend and machine learning services;</w:t>
      </w:r>
    </w:p>
    <w:p w:rsidR="00000000" w:rsidDel="00000000" w:rsidP="00000000" w:rsidRDefault="00000000" w:rsidRPr="00000000" w14:paraId="000000BA">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NativeWind, Tailwind CSS, and React Native Paper as the styling, iconography, and component libraries that will be used for designing and development of the application's interface;</w:t>
      </w:r>
    </w:p>
    <w:p w:rsidR="00000000" w:rsidDel="00000000" w:rsidP="00000000" w:rsidRDefault="00000000" w:rsidRPr="00000000" w14:paraId="000000BB">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Git and GitHub as the version control and repository management technologies used for tracking source code changes and supporting collaborative development;</w:t>
      </w:r>
    </w:p>
    <w:p w:rsidR="00000000" w:rsidDel="00000000" w:rsidP="00000000" w:rsidRDefault="00000000" w:rsidRPr="00000000" w14:paraId="000000BC">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Jest, React Native Testing Library, Supertest, Pytest, and FastAPI Test Client, as primary testing technologies used for end-to-end, unit, component, and API testing across the frontend, backend, and machine learning service.</w:t>
      </w:r>
    </w:p>
    <w:p w:rsidR="00000000" w:rsidDel="00000000" w:rsidP="00000000" w:rsidRDefault="00000000" w:rsidRPr="00000000" w14:paraId="000000BD">
      <w:pPr>
        <w:spacing w:line="480" w:lineRule="auto"/>
        <w:ind w:right="30"/>
        <w:jc w:val="both"/>
        <w:rPr>
          <w:rFonts w:ascii="Arial" w:cs="Arial" w:eastAsia="Arial" w:hAnsi="Arial"/>
        </w:rPr>
      </w:pPr>
      <w:r w:rsidDel="00000000" w:rsidR="00000000" w:rsidRPr="00000000">
        <w:rPr>
          <w:rtl w:val="0"/>
        </w:rPr>
      </w:r>
    </w:p>
    <w:sdt>
      <w:sdtPr>
        <w:id w:val="2125357629"/>
        <w:tag w:val="goog_rdk_167"/>
      </w:sdtPr>
      <w:sdtContent>
        <w:p w:rsidR="00000000" w:rsidDel="00000000" w:rsidP="00000000" w:rsidRDefault="00000000" w:rsidRPr="00000000" w14:paraId="000000BE">
          <w:pPr>
            <w:spacing w:line="480" w:lineRule="auto"/>
            <w:ind w:right="30"/>
            <w:jc w:val="both"/>
            <w:rPr>
              <w:del w:author="ERA MARIE GANNABAN" w:id="18" w:date="2026-08-15T02:24:00Z"/>
              <w:rFonts w:ascii="Arial" w:cs="Arial" w:eastAsia="Arial" w:hAnsi="Arial"/>
              <w:b w:val="1"/>
              <w:bCs w:val="1"/>
            </w:rPr>
          </w:pPr>
          <w:sdt>
            <w:sdtPr>
              <w:id w:val="-750447876"/>
              <w:tag w:val="goog_rdk_165"/>
            </w:sdtPr>
            <w:sdtContent>
              <w:del w:author="ERA MARIE GANNABAN" w:id="18" w:date="2026-08-15T02:24:00Z"/>
              <w:sdt>
                <w:sdtPr>
                  <w:id w:val="1160833548"/>
                  <w:tag w:val="goog_rdk_166"/>
                </w:sdtPr>
                <w:sdtContent>
                  <w:commentRangeStart w:id="38"/>
                </w:sdtContent>
              </w:sdt>
              <w:del w:author="ERA MARIE GANNABAN" w:id="18" w:date="2026-08-15T02:24:00Z">
                <w:r w:rsidDel="00000000" w:rsidR="00000000" w:rsidRPr="00000000">
                  <w:rPr>
                    <w:rFonts w:ascii="Arial" w:cs="Arial" w:eastAsia="Arial" w:hAnsi="Arial"/>
                    <w:b w:val="1"/>
                    <w:bCs w:val="1"/>
                    <w:rtl w:val="0"/>
                  </w:rPr>
                  <w:delText xml:space="preserve">Delimitations</w:delText>
                </w:r>
                <w:commentRangeEnd w:id="38"/>
                <w:r w:rsidDel="00000000" w:rsidR="00000000" w:rsidRPr="00000000">
                  <w:commentReference w:id="38"/>
                </w:r>
                <w:r w:rsidDel="00000000" w:rsidR="00000000" w:rsidRPr="00000000">
                  <w:rPr>
                    <w:rtl w:val="0"/>
                  </w:rPr>
                </w:r>
              </w:del>
            </w:sdtContent>
          </w:sdt>
        </w:p>
      </w:sdtContent>
    </w:sdt>
    <w:sdt>
      <w:sdtPr>
        <w:id w:val="11408605"/>
        <w:tag w:val="goog_rdk_169"/>
      </w:sdtPr>
      <w:sdtContent>
        <w:p w:rsidR="00000000" w:rsidDel="00000000" w:rsidP="00000000" w:rsidRDefault="00000000" w:rsidRPr="00000000" w14:paraId="000000BF">
          <w:pPr>
            <w:spacing w:line="480" w:lineRule="auto"/>
            <w:ind w:right="30" w:firstLine="720"/>
            <w:jc w:val="both"/>
            <w:rPr>
              <w:del w:author="ERA MARIE GANNABAN" w:id="18" w:date="2026-08-15T02:24:00Z"/>
              <w:rFonts w:ascii="Arial" w:cs="Arial" w:eastAsia="Arial" w:hAnsi="Arial"/>
            </w:rPr>
          </w:pPr>
          <w:sdt>
            <w:sdtPr>
              <w:id w:val="1854531730"/>
              <w:tag w:val="goog_rdk_168"/>
            </w:sdtPr>
            <w:sdtContent>
              <w:del w:author="ERA MARIE GANNABAN" w:id="18" w:date="2026-08-15T02:24:00Z">
                <w:r w:rsidDel="00000000" w:rsidR="00000000" w:rsidRPr="00000000">
                  <w:rPr>
                    <w:rFonts w:ascii="Arial" w:cs="Arial" w:eastAsia="Arial" w:hAnsi="Arial"/>
                    <w:rtl w:val="0"/>
                  </w:rPr>
                  <w:delText xml:space="preserve">The following are explicitly outside the scope of this study:</w:delText>
                </w:r>
              </w:del>
            </w:sdtContent>
          </w:sdt>
        </w:p>
      </w:sdtContent>
    </w:sdt>
    <w:sdt>
      <w:sdtPr>
        <w:id w:val="-18888098"/>
        <w:tag w:val="goog_rdk_171"/>
      </w:sdtPr>
      <w:sdtContent>
        <w:p w:rsidR="00000000" w:rsidDel="00000000" w:rsidP="00000000" w:rsidRDefault="00000000" w:rsidRPr="00000000" w14:paraId="000000C0">
          <w:pPr>
            <w:spacing w:line="480" w:lineRule="auto"/>
            <w:ind w:right="30" w:firstLine="720"/>
            <w:jc w:val="both"/>
            <w:rPr>
              <w:del w:author="ERA MARIE GANNABAN" w:id="18" w:date="2026-08-15T02:24:00Z"/>
              <w:rFonts w:ascii="Arial" w:cs="Arial" w:eastAsia="Arial" w:hAnsi="Arial"/>
            </w:rPr>
          </w:pPr>
          <w:sdt>
            <w:sdtPr>
              <w:id w:val="-1032970796"/>
              <w:tag w:val="goog_rdk_170"/>
            </w:sdtPr>
            <w:sdtContent>
              <w:del w:author="ERA MARIE GANNABAN" w:id="18" w:date="2026-08-15T02:24:00Z">
                <w:r w:rsidDel="00000000" w:rsidR="00000000" w:rsidRPr="00000000">
                  <w:rPr>
                    <w:rFonts w:ascii="Arial" w:cs="Arial" w:eastAsia="Arial" w:hAnsi="Arial"/>
                    <w:rtl w:val="0"/>
                  </w:rPr>
                  <w:delText xml:space="preserve">Bank, e-wallet, and investment API integrations are excluded due to third-party registration requirements; all transaction data is entered manually by the user.</w:delText>
                </w:r>
              </w:del>
            </w:sdtContent>
          </w:sdt>
        </w:p>
      </w:sdtContent>
    </w:sdt>
    <w:sdt>
      <w:sdtPr>
        <w:id w:val="1313541388"/>
        <w:tag w:val="goog_rdk_173"/>
      </w:sdtPr>
      <w:sdtContent>
        <w:p w:rsidR="00000000" w:rsidDel="00000000" w:rsidP="00000000" w:rsidRDefault="00000000" w:rsidRPr="00000000" w14:paraId="000000C1">
          <w:pPr>
            <w:spacing w:line="480" w:lineRule="auto"/>
            <w:ind w:right="30" w:firstLine="720"/>
            <w:jc w:val="both"/>
            <w:rPr>
              <w:del w:author="ERA MARIE GANNABAN" w:id="18" w:date="2026-08-15T02:24:00Z"/>
              <w:rFonts w:ascii="Arial" w:cs="Arial" w:eastAsia="Arial" w:hAnsi="Arial"/>
            </w:rPr>
          </w:pPr>
          <w:sdt>
            <w:sdtPr>
              <w:id w:val="513225482"/>
              <w:tag w:val="goog_rdk_172"/>
            </w:sdtPr>
            <w:sdtContent>
              <w:del w:author="ERA MARIE GANNABAN" w:id="18" w:date="2026-08-15T02:24:00Z">
                <w:r w:rsidDel="00000000" w:rsidR="00000000" w:rsidRPr="00000000">
                  <w:rPr>
                    <w:rFonts w:ascii="Arial" w:cs="Arial" w:eastAsia="Arial" w:hAnsi="Arial"/>
                    <w:rtl w:val="0"/>
                  </w:rPr>
                  <w:delText xml:space="preserve">Multi-currency support is not included; the system operates exclusively in Philippine Peso (PHP).</w:delText>
                </w:r>
              </w:del>
            </w:sdtContent>
          </w:sdt>
        </w:p>
      </w:sdtContent>
    </w:sdt>
    <w:sdt>
      <w:sdtPr>
        <w:id w:val="879146945"/>
        <w:tag w:val="goog_rdk_175"/>
      </w:sdtPr>
      <w:sdtContent>
        <w:p w:rsidR="00000000" w:rsidDel="00000000" w:rsidP="00000000" w:rsidRDefault="00000000" w:rsidRPr="00000000" w14:paraId="000000C2">
          <w:pPr>
            <w:spacing w:line="480" w:lineRule="auto"/>
            <w:ind w:right="30"/>
            <w:jc w:val="both"/>
            <w:rPr>
              <w:del w:author="ERA MARIE GANNABAN" w:id="18" w:date="2026-08-15T02:24:00Z"/>
              <w:rFonts w:ascii="Arial" w:cs="Arial" w:eastAsia="Arial" w:hAnsi="Arial"/>
            </w:rPr>
          </w:pPr>
          <w:sdt>
            <w:sdtPr>
              <w:id w:val="37548025"/>
              <w:tag w:val="goog_rdk_174"/>
            </w:sdtPr>
            <w:sdtContent>
              <w:del w:author="ERA MARIE GANNABAN" w:id="18" w:date="2026-08-15T02:24:00Z">
                <w:r w:rsidDel="00000000" w:rsidR="00000000" w:rsidRPr="00000000">
                  <w:rPr>
                    <w:rtl w:val="0"/>
                  </w:rPr>
                </w:r>
              </w:del>
            </w:sdtContent>
          </w:sdt>
        </w:p>
      </w:sdtContent>
    </w:sdt>
    <w:p w:rsidR="00000000" w:rsidDel="00000000" w:rsidP="00000000" w:rsidRDefault="00000000" w:rsidRPr="00000000" w14:paraId="000000C3">
      <w:pPr>
        <w:pStyle w:val="Heading2"/>
        <w:keepNext w:val="0"/>
        <w:spacing w:after="0" w:before="0" w:line="480" w:lineRule="auto"/>
        <w:ind w:right="30"/>
        <w:jc w:val="both"/>
        <w:rPr>
          <w:rFonts w:ascii="Arial" w:cs="Arial" w:eastAsia="Arial" w:hAnsi="Arial"/>
          <w:sz w:val="24"/>
          <w:szCs w:val="24"/>
        </w:rPr>
      </w:pPr>
      <w:bookmarkStart w:colFirst="0" w:colLast="0" w:name="_heading=h.vegdnow8kye2" w:id="7"/>
      <w:bookmarkEnd w:id="7"/>
      <w:r w:rsidDel="00000000" w:rsidR="00000000" w:rsidRPr="00000000">
        <w:rPr>
          <w:rFonts w:ascii="Arial" w:cs="Arial" w:eastAsia="Arial" w:hAnsi="Arial"/>
          <w:sz w:val="24"/>
          <w:szCs w:val="24"/>
          <w:rtl w:val="0"/>
        </w:rPr>
        <w:t xml:space="preserve">Limitations</w:t>
      </w:r>
    </w:p>
    <w:p w:rsidR="00000000" w:rsidDel="00000000" w:rsidP="00000000" w:rsidRDefault="00000000" w:rsidRPr="00000000" w14:paraId="000000C4">
      <w:pPr>
        <w:spacing w:line="480" w:lineRule="auto"/>
        <w:ind w:right="30"/>
        <w:jc w:val="both"/>
        <w:rPr>
          <w:rFonts w:ascii="Arial" w:cs="Arial" w:eastAsia="Arial" w:hAnsi="Arial"/>
          <w:shd w:fill="ffe599" w:val="clear"/>
        </w:rPr>
      </w:pPr>
      <w:r w:rsidDel="00000000" w:rsidR="00000000" w:rsidRPr="00000000">
        <w:rPr>
          <w:rFonts w:ascii="Arial" w:cs="Arial" w:eastAsia="Arial" w:hAnsi="Arial"/>
          <w:rtl w:val="0"/>
        </w:rPr>
        <w:tab/>
        <w:t xml:space="preserve">Despite the study's objectives, there are certain limitations that should be acknowledged:</w:t>
      </w:r>
      <w:r w:rsidDel="00000000" w:rsidR="00000000" w:rsidRPr="00000000">
        <w:rPr>
          <w:rtl w:val="0"/>
        </w:rPr>
      </w:r>
    </w:p>
    <w:p w:rsidR="00000000" w:rsidDel="00000000" w:rsidP="00000000" w:rsidRDefault="00000000" w:rsidRPr="00000000" w14:paraId="000000C5">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C6">
      <w:pPr>
        <w:spacing w:line="480" w:lineRule="auto"/>
        <w:ind w:right="30" w:firstLine="720"/>
        <w:jc w:val="both"/>
        <w:rPr>
          <w:rFonts w:ascii="Arial" w:cs="Arial" w:eastAsia="Arial" w:hAnsi="Arial"/>
          <w:shd w:fill="ffe599" w:val="clear"/>
        </w:rPr>
      </w:pPr>
      <w:r w:rsidDel="00000000" w:rsidR="00000000" w:rsidRPr="00000000">
        <w:rPr>
          <w:rFonts w:ascii="Arial" w:cs="Arial" w:eastAsia="Arial" w:hAnsi="Arial"/>
          <w:rtl w:val="0"/>
        </w:rPr>
        <w:t xml:space="preserve">This study heavily relies on the machine learning algorithms selected through its experimental modeling process for its success. The effectiveness of the application is contingent on the performance and accuracy of whichever algorithm is ultimately selected per model in processing and analyzing financial data. Any limitations or constraints of these algorithms may consequently impact the application's performance and the reliability of its insights.</w:t>
      </w:r>
      <w:r w:rsidDel="00000000" w:rsidR="00000000" w:rsidRPr="00000000">
        <w:rPr>
          <w:rtl w:val="0"/>
        </w:rPr>
      </w:r>
    </w:p>
    <w:p w:rsidR="00000000" w:rsidDel="00000000" w:rsidP="00000000" w:rsidRDefault="00000000" w:rsidRPr="00000000" w14:paraId="000000C7">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C8">
      <w:pPr>
        <w:spacing w:line="480" w:lineRule="auto"/>
        <w:ind w:right="30" w:firstLine="720"/>
        <w:jc w:val="both"/>
        <w:rPr>
          <w:rFonts w:ascii="Arial" w:cs="Arial" w:eastAsia="Arial" w:hAnsi="Arial"/>
          <w:shd w:fill="ffe599" w:val="clear"/>
        </w:rPr>
      </w:pPr>
      <w:sdt>
        <w:sdtPr>
          <w:id w:val="-1103761760"/>
          <w:tag w:val="goog_rdk_176"/>
        </w:sdtPr>
        <w:sdtContent>
          <w:commentRangeStart w:id="39"/>
        </w:sdtContent>
      </w:sdt>
      <w:r w:rsidDel="00000000" w:rsidR="00000000" w:rsidRPr="00000000">
        <w:rPr>
          <w:rFonts w:ascii="Arial" w:cs="Arial" w:eastAsia="Arial" w:hAnsi="Arial"/>
          <w:rtl w:val="0"/>
        </w:rPr>
        <w:t xml:space="preserve">The findings and outcomes of this research are specific to the context, geographical area, and time frame defined in the scope. The generalizability of the application's performance and its findings to other regions or periods may be limited.</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C9">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CA">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External factors such as network connectivity, hardware constraints, and user-specific behaviors are beyond the study's control and may influence the application's performance and user experience.</w:t>
      </w:r>
    </w:p>
    <w:p w:rsidR="00000000" w:rsidDel="00000000" w:rsidP="00000000" w:rsidRDefault="00000000" w:rsidRPr="00000000" w14:paraId="000000CB">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CC">
      <w:pPr>
        <w:pStyle w:val="Heading2"/>
        <w:keepNext w:val="0"/>
        <w:spacing w:after="0" w:before="0" w:line="480" w:lineRule="auto"/>
        <w:ind w:right="30"/>
        <w:jc w:val="both"/>
        <w:rPr>
          <w:rFonts w:ascii="Arial" w:cs="Arial" w:eastAsia="Arial" w:hAnsi="Arial"/>
        </w:rPr>
      </w:pPr>
      <w:bookmarkStart w:colFirst="0" w:colLast="0" w:name="_heading=h.b0lm7qu97od7" w:id="8"/>
      <w:bookmarkEnd w:id="8"/>
      <w:sdt>
        <w:sdtPr>
          <w:id w:val="-1099438116"/>
          <w:tag w:val="goog_rdk_177"/>
        </w:sdtPr>
        <w:sdtContent>
          <w:commentRangeStart w:id="40"/>
        </w:sdtContent>
      </w:sdt>
      <w:r w:rsidDel="00000000" w:rsidR="00000000" w:rsidRPr="00000000">
        <w:rPr>
          <w:rFonts w:ascii="Arial" w:cs="Arial" w:eastAsia="Arial" w:hAnsi="Arial"/>
          <w:sz w:val="24"/>
          <w:szCs w:val="24"/>
          <w:rtl w:val="0"/>
        </w:rPr>
        <w:t xml:space="preserve">Definition of Terms</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CD">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Personal Financial Management (PFM) - A system for recording, organizing, and managing financial activities, including transactions, budgets, savings goals, debts, and financial reports. Within this study, PFM provides the framework for consolidating financial information and supporting individual financial decision-making.</w:t>
      </w:r>
    </w:p>
    <w:p w:rsidR="00000000" w:rsidDel="00000000" w:rsidP="00000000" w:rsidRDefault="00000000" w:rsidRPr="00000000" w14:paraId="000000CE">
      <w:pPr>
        <w:spacing w:line="480" w:lineRule="auto"/>
        <w:ind w:right="3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F">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Intelligent PFM - An enhanced PFM system that applies machine learning and data analytics to produce personalized financial profiles, budget recommendations, financial forecasts, and anomalous transaction alerts. Within this study, it signifies the integration of intelligent technologies into personal financial management.</w:t>
      </w:r>
    </w:p>
    <w:p w:rsidR="00000000" w:rsidDel="00000000" w:rsidP="00000000" w:rsidRDefault="00000000" w:rsidRPr="00000000" w14:paraId="000000D0">
      <w:pPr>
        <w:spacing w:line="480" w:lineRule="auto"/>
        <w:ind w:right="3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D1">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Personal Financial Profile (PFP) - A classification of a user’s financial condition based on financial stability, financial obligations, and financial tolerance. Within this study, the classification is determined through income variability, expense obligations, and emergency savings capacity to support personalized financial insights.</w:t>
      </w:r>
    </w:p>
    <w:p w:rsidR="00000000" w:rsidDel="00000000" w:rsidP="00000000" w:rsidRDefault="00000000" w:rsidRPr="00000000" w14:paraId="000000D2">
      <w:pPr>
        <w:spacing w:line="480" w:lineRule="auto"/>
        <w:ind w:right="30" w:firstLine="720"/>
        <w:jc w:val="both"/>
        <w:rPr>
          <w:rFonts w:ascii="Arial" w:cs="Arial" w:eastAsia="Arial" w:hAnsi="Arial"/>
        </w:rPr>
      </w:pPr>
      <w:r w:rsidDel="00000000" w:rsidR="00000000" w:rsidRPr="00000000">
        <w:rPr>
          <w:rtl w:val="0"/>
        </w:rPr>
      </w:r>
    </w:p>
    <w:sdt>
      <w:sdtPr>
        <w:id w:val="-34854097"/>
        <w:tag w:val="goog_rdk_180"/>
      </w:sdtPr>
      <w:sdtContent>
        <w:p w:rsidR="00000000" w:rsidDel="00000000" w:rsidP="00000000" w:rsidRDefault="00000000" w:rsidRPr="00000000" w14:paraId="000000D3">
          <w:pPr>
            <w:spacing w:line="480" w:lineRule="auto"/>
            <w:ind w:right="30" w:firstLine="720"/>
            <w:jc w:val="both"/>
            <w:rPr>
              <w:del w:author="ERA MARIE GANNABAN" w:id="19" w:date="2026-08-15T02:25:28Z"/>
              <w:rFonts w:ascii="Arial" w:cs="Arial" w:eastAsia="Arial" w:hAnsi="Arial"/>
            </w:rPr>
          </w:pPr>
          <w:sdt>
            <w:sdtPr>
              <w:id w:val="-484549189"/>
              <w:tag w:val="goog_rdk_179"/>
            </w:sdtPr>
            <w:sdtContent>
              <w:del w:author="ERA MARIE GANNABAN" w:id="19" w:date="2026-08-15T02:25:28Z">
                <w:r w:rsidDel="00000000" w:rsidR="00000000" w:rsidRPr="00000000">
                  <w:rPr>
                    <w:rFonts w:ascii="Arial" w:cs="Arial" w:eastAsia="Arial" w:hAnsi="Arial"/>
                    <w:rtl w:val="0"/>
                  </w:rPr>
                  <w:delText xml:space="preserve">Machine Learning (ML) - Computational methods that identify patterns in data and generate classifications or predictions without relying solely on explicitly programmed rules. Within this study, ML supports financial profile classification, expense forecasting, anomalous transaction detection, and personalized financial recommendations.</w:delText>
                </w:r>
              </w:del>
            </w:sdtContent>
          </w:sdt>
        </w:p>
      </w:sdtContent>
    </w:sdt>
    <w:p w:rsidR="00000000" w:rsidDel="00000000" w:rsidP="00000000" w:rsidRDefault="00000000" w:rsidRPr="00000000" w14:paraId="000000D4">
      <w:pPr>
        <w:spacing w:line="480" w:lineRule="auto"/>
        <w:ind w:right="3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D5">
      <w:pPr>
        <w:spacing w:line="480" w:lineRule="auto"/>
        <w:ind w:right="30" w:firstLine="720"/>
        <w:jc w:val="both"/>
        <w:rPr>
          <w:rFonts w:ascii="Arial" w:cs="Arial" w:eastAsia="Arial" w:hAnsi="Arial"/>
        </w:rPr>
      </w:pPr>
      <w:sdt>
        <w:sdtPr>
          <w:id w:val="1882130629"/>
          <w:tag w:val="goog_rdk_181"/>
        </w:sdtPr>
        <w:sdtContent>
          <w:commentRangeStart w:id="41"/>
        </w:sdtContent>
      </w:sdt>
      <w:r w:rsidDel="00000000" w:rsidR="00000000" w:rsidRPr="00000000">
        <w:rPr>
          <w:rFonts w:ascii="Arial" w:cs="Arial" w:eastAsia="Arial" w:hAnsi="Arial"/>
          <w:rtl w:val="0"/>
        </w:rPr>
        <w:t xml:space="preserve">Financial Behavior - Observable patterns in income, spending, saving, and the fulfillment of financial obligations. Within this study, these patterns provide the basis for interpreting transaction data, classifying financial profiles, generating budget recommendations, and establishing anomaly-detection thresholds.</w:t>
      </w:r>
      <w:commentRangeEnd w:id="41"/>
      <w:r w:rsidDel="00000000" w:rsidR="00000000" w:rsidRPr="00000000">
        <w:commentReference w:id="41"/>
      </w:r>
      <w:r w:rsidDel="00000000" w:rsidR="00000000" w:rsidRPr="00000000">
        <w:rPr>
          <w:rtl w:val="0"/>
        </w:rPr>
      </w:r>
    </w:p>
    <w:sectPr>
      <w:type w:val="nextPage"/>
      <w:pgSz w:h="15840" w:w="12240" w:orient="portrait"/>
      <w:pgMar w:bottom="1440" w:top="1440" w:left="216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A MARIE GANNABAN" w:id="1" w:date="2026-08-15T01:42:21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good percentage? numerical value?</w:t>
      </w:r>
    </w:p>
  </w:comment>
  <w:comment w:author="ERA MARIE GANNABAN" w:id="41" w:date="2026-08-15T02:26:04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really included in your study?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out of your program scope</w:t>
      </w:r>
    </w:p>
  </w:comment>
  <w:comment w:author="ERA MARIE GANNABAN" w:id="2" w:date="2026-08-15T01:42:39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basis</w:t>
      </w:r>
    </w:p>
  </w:comment>
  <w:comment w:author="ERA MARIE GANNABAN" w:id="40" w:date="2026-08-15T02:26:22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definitions of terms min of 10</w:t>
      </w:r>
    </w:p>
  </w:comment>
  <w:comment w:author="ERA MARIE GANNABAN" w:id="6" w:date="2026-08-15T01:47:18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this to purpose and description or further explain the problem and its effect or impact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to add basis</w:t>
      </w:r>
    </w:p>
  </w:comment>
  <w:comment w:author="ERA MARIE GANNABAN" w:id="3" w:date="2026-08-15T01:43:27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to operational definition of terms</w:t>
      </w:r>
    </w:p>
  </w:comment>
  <w:comment w:author="ERA MARIE GANNABAN" w:id="20" w:date="2026-08-15T02:00:17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to have actual data set of this or you may use practice instead</w:t>
      </w:r>
    </w:p>
  </w:comment>
  <w:comment w:author="ERA MARIE GANNABAN" w:id="37" w:date="2026-08-15T02:23:09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included in the title</w:t>
      </w:r>
    </w:p>
  </w:comment>
  <w:comment w:author="ERA MARIE GANNABAN" w:id="4" w:date="2026-08-15T01:45:25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in a way that it can be easily understand and associate to intelligent</w:t>
      </w:r>
    </w:p>
  </w:comment>
  <w:comment w:author="ERA MARIE GANNABAN" w:id="7" w:date="2026-08-15T01:47:50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numerical value</w:t>
      </w:r>
    </w:p>
  </w:comment>
  <w:comment w:author="ERA MARIE GANNABAN" w:id="39" w:date="2026-08-15T02:25:03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other regions</w:t>
      </w:r>
    </w:p>
  </w:comment>
  <w:comment w:author="ERA MARIE GANNABAN" w:id="32" w:date="2026-08-15T02:08:22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requirements or model implementation?</w:t>
      </w:r>
    </w:p>
  </w:comment>
  <w:comment w:author="ERA MARIE GANNABAN" w:id="26" w:date="2026-08-15T02:05:19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transaction/s ?</w:t>
      </w:r>
    </w:p>
  </w:comment>
  <w:comment w:author="ERA MARIE GANNABAN" w:id="33" w:date="2026-08-15T02:08:43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w:t>
      </w:r>
    </w:p>
  </w:comment>
  <w:comment w:author="ERA MARIE GANNABAN" w:id="0" w:date="2026-08-15T01:41:12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identify on which key feature do you plan to apply the algorithms</w:t>
      </w:r>
    </w:p>
  </w:comment>
  <w:comment w:author="ERA MARIE GANNABAN" w:id="28" w:date="2026-08-15T02:06:04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w:t>
      </w:r>
    </w:p>
  </w:comment>
  <w:comment w:author="ERA MARIE GANNABAN" w:id="34" w:date="2026-08-15T02:09:2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examples of goals ?</w:t>
      </w:r>
    </w:p>
  </w:comment>
  <w:comment w:author="ERA MARIE GANNABAN" w:id="27" w:date="2026-08-15T02:06:24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understand what is this for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the same of user account?</w:t>
      </w:r>
    </w:p>
  </w:comment>
  <w:comment w:author="ERA MARIE GANNABAN" w:id="35" w:date="2026-08-15T02:09:57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only? how about forecasting mismanagement that may lead to big debts?</w:t>
      </w:r>
    </w:p>
  </w:comment>
  <w:comment w:author="ERA MARIE GANNABAN" w:id="11" w:date="2026-08-15T01:49:51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basis?</w:t>
      </w:r>
    </w:p>
  </w:comment>
  <w:comment w:author="ERA MARIE GANNABAN" w:id="14" w:date="2026-08-15T01:53:22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include reasons of those possible system features</w:t>
      </w:r>
    </w:p>
  </w:comment>
  <w:comment w:author="ERA MARIE GANNABAN" w:id="31" w:date="2026-08-15T02:07:58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on how it will be personalized</w:t>
      </w:r>
    </w:p>
  </w:comment>
  <w:comment w:author="ERA MARIE GANNABAN" w:id="15" w:date="2026-08-15T01:53:45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 of insights ?</w:t>
      </w:r>
    </w:p>
  </w:comment>
  <w:comment w:author="ERA MARIE GANNABAN" w:id="22" w:date="2026-08-15T02:02:19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financial data source and for?</w:t>
      </w:r>
    </w:p>
  </w:comment>
  <w:comment w:author="ERA MARIE GANNABAN" w:id="16" w:date="2026-08-15T01:54:18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kindly reorganize this section to show the coherence on previous sentence</w:t>
      </w:r>
    </w:p>
  </w:comment>
  <w:comment w:author="ERA MARIE GANNABAN" w:id="23" w:date="2026-08-15T02:03:52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four models? is this an experimental?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going to train and evaluate models on the same variable? or will it be used in different ways?</w:t>
      </w:r>
    </w:p>
  </w:comment>
  <w:comment w:author="ERA MARIE GANNABAN" w:id="17" w:date="2026-08-15T01:54:3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redundant</w:t>
      </w:r>
    </w:p>
  </w:comment>
  <w:comment w:author="ERA MARIE GANNABAN" w:id="24" w:date="2026-08-15T02:04:27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model to be used here?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questions on the succeeding</w:t>
      </w:r>
    </w:p>
  </w:comment>
  <w:comment w:author="ERA MARIE GANNABAN" w:id="18" w:date="2026-08-15T01:55:44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include beneficiaries</w:t>
      </w:r>
    </w:p>
  </w:comment>
  <w:comment w:author="ERA MARIE GANNABAN" w:id="25" w:date="2026-08-15T02:05:06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finance forecasting do you want to?</w:t>
      </w:r>
    </w:p>
  </w:comment>
  <w:comment w:author="ERA MARIE GANNABAN" w:id="38" w:date="2026-08-15T02:24:18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stick to scope and limitation title only</w:t>
      </w:r>
    </w:p>
  </w:comment>
  <w:comment w:author="ERA MARIE GANNABAN" w:id="5" w:date="2026-08-15T01:46:23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basis</w:t>
      </w:r>
    </w:p>
  </w:comment>
  <w:comment w:author="ERA MARIE GANNABAN" w:id="19" w:date="2026-08-15T01:56:32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problem in traditional? and what are the traditional practices?</w:t>
      </w:r>
    </w:p>
  </w:comment>
  <w:comment w:author="ERA MARIE GANNABAN" w:id="21" w:date="2026-08-15T02:00:49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features?</w:t>
      </w:r>
    </w:p>
  </w:comment>
  <w:comment w:author="ERA MARIE GANNABAN" w:id="36" w:date="2026-08-15T02:23:5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discuss here the system features, tools, research local and timeline</w:t>
      </w:r>
    </w:p>
  </w:comment>
  <w:comment w:author="ERA MARIE GANNABAN" w:id="8" w:date="2026-08-15T01:48:19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and result ?</w:t>
      </w:r>
    </w:p>
  </w:comment>
  <w:comment w:author="ERA MARIE GANNABAN" w:id="9" w:date="2026-08-15T01:49:01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revise that it can be easily understand</w:t>
      </w:r>
    </w:p>
  </w:comment>
  <w:comment w:author="ERA MARIE GANNABAN" w:id="12" w:date="2026-08-15T01:51:08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you call this intelligent?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intelligent is not included in your title - confusing what you really want to do</w:t>
      </w:r>
    </w:p>
  </w:comment>
  <w:comment w:author="ERA MARIE GANNABAN" w:id="29" w:date="2026-08-15T02:07:25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format to the rest of the system features - this is a good example of system requirements</w:t>
      </w:r>
    </w:p>
  </w:comment>
  <w:comment w:author="ERA MARIE GANNABAN" w:id="10" w:date="2026-08-15T01:49:29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model are you referring to?</w:t>
      </w:r>
    </w:p>
  </w:comment>
  <w:comment w:author="ERA MARIE GANNABAN" w:id="13" w:date="2026-08-15T01:52:31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this directed to the address problem</w:t>
      </w:r>
    </w:p>
  </w:comment>
  <w:comment w:author="ERA MARIE GANNABAN" w:id="30" w:date="2026-08-15T02:07:40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6" w15:done="0"/>
  <w15:commentEx w15:paraId="000000D9" w15:done="0"/>
  <w15:commentEx w15:paraId="000000DA" w15:done="0"/>
  <w15:commentEx w15:paraId="000000DB" w15:done="0"/>
  <w15:commentEx w15:paraId="000000DE" w15:done="0"/>
  <w15:commentEx w15:paraId="000000DF" w15:done="0"/>
  <w15:commentEx w15:paraId="000000E0" w15:done="0"/>
  <w15:commentEx w15:paraId="000000E1" w15:done="0"/>
  <w15:commentEx w15:paraId="000000E2" w15:done="0"/>
  <w15:commentEx w15:paraId="000000E3" w15:done="0"/>
  <w15:commentEx w15:paraId="000000E4" w15:done="0"/>
  <w15:commentEx w15:paraId="000000E7" w15:done="0"/>
  <w15:commentEx w15:paraId="000000E8" w15:done="0"/>
  <w15:commentEx w15:paraId="000000E9" w15:done="0"/>
  <w15:commentEx w15:paraId="000000EA" w15:done="0"/>
  <w15:commentEx w15:paraId="000000EB" w15:done="0"/>
  <w15:commentEx w15:paraId="000000EC" w15:done="0"/>
  <w15:commentEx w15:paraId="000000EF" w15:done="0"/>
  <w15:commentEx w15:paraId="000000F0" w15:done="0"/>
  <w15:commentEx w15:paraId="000000F1" w15:done="0"/>
  <w15:commentEx w15:paraId="000000F2" w15:done="0"/>
  <w15:commentEx w15:paraId="000000F3" w15:done="0"/>
  <w15:commentEx w15:paraId="000000F4" w15:done="0"/>
  <w15:commentEx w15:paraId="000000F5" w15:done="0"/>
  <w15:commentEx w15:paraId="000000F6" w15:done="0"/>
  <w15:commentEx w15:paraId="000000F9" w15:done="0"/>
  <w15:commentEx w15:paraId="000000FA" w15:done="0"/>
  <w15:commentEx w15:paraId="000000FD" w15:done="0"/>
  <w15:commentEx w15:paraId="000000FE" w15:done="0"/>
  <w15:commentEx w15:paraId="000000FF" w15:done="0"/>
  <w15:commentEx w15:paraId="00000100" w15:done="0"/>
  <w15:commentEx w15:paraId="00000101" w15:done="0"/>
  <w15:commentEx w15:paraId="00000102" w15:done="0"/>
  <w15:commentEx w15:paraId="00000103" w15:done="0"/>
  <w15:commentEx w15:paraId="00000104" w15:done="0"/>
  <w15:commentEx w15:paraId="00000105" w15:done="0"/>
  <w15:commentEx w15:paraId="00000106" w15:done="0"/>
  <w15:commentEx w15:paraId="00000109" w15:done="0"/>
  <w15:commentEx w15:paraId="0000010A" w15:done="0"/>
  <w15:commentEx w15:paraId="0000010B" w15:done="0"/>
  <w15:commentEx w15:paraId="0000010C" w15:done="0"/>
  <w15:commentEx w15:paraId="000001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5yzRomKN6x2d/Q0LfxCfXZkwg==">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